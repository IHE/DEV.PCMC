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5EFC" w14:textId="77777777" w:rsidR="00CF283F" w:rsidRPr="006D0E03" w:rsidRDefault="00CF283F" w:rsidP="0024101B">
      <w:pPr>
        <w:pStyle w:val="BodyText"/>
        <w:jc w:val="center"/>
        <w:rPr>
          <w:b/>
          <w:kern w:val="28"/>
          <w:sz w:val="28"/>
        </w:rPr>
      </w:pPr>
      <w:r w:rsidRPr="006D0E03">
        <w:rPr>
          <w:b/>
          <w:kern w:val="28"/>
          <w:sz w:val="28"/>
        </w:rPr>
        <w:t>Integrating the Healthcare Enterprise</w:t>
      </w:r>
    </w:p>
    <w:p w14:paraId="7FADC7F4" w14:textId="77777777" w:rsidR="00CF283F" w:rsidRPr="006D0E03" w:rsidRDefault="00CF283F" w:rsidP="00663624">
      <w:pPr>
        <w:pStyle w:val="BodyText"/>
      </w:pPr>
    </w:p>
    <w:p w14:paraId="5B274802" w14:textId="77777777" w:rsidR="00CF283F" w:rsidRPr="006D0E03" w:rsidRDefault="005B5D47" w:rsidP="003D24EE">
      <w:pPr>
        <w:pStyle w:val="BodyText"/>
        <w:jc w:val="center"/>
      </w:pPr>
      <w:r w:rsidRPr="006D0E03">
        <w:rPr>
          <w:noProof/>
        </w:rPr>
        <w:drawing>
          <wp:inline distT="0" distB="0" distL="0" distR="0" wp14:anchorId="2229F1E4" wp14:editId="3E3171E6">
            <wp:extent cx="1643380" cy="840105"/>
            <wp:effectExtent l="0" t="0" r="0" b="0"/>
            <wp:docPr id="1" name="Picture 1" descr="IHE_LOGO_for_tf-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E_LOGO_for_tf-doc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3380" cy="840105"/>
                    </a:xfrm>
                    <a:prstGeom prst="rect">
                      <a:avLst/>
                    </a:prstGeom>
                    <a:noFill/>
                    <a:ln>
                      <a:noFill/>
                    </a:ln>
                  </pic:spPr>
                </pic:pic>
              </a:graphicData>
            </a:graphic>
          </wp:inline>
        </w:drawing>
      </w:r>
    </w:p>
    <w:p w14:paraId="2F4762EC" w14:textId="77777777" w:rsidR="007400C4" w:rsidRPr="006D0E03" w:rsidRDefault="007400C4" w:rsidP="00663624">
      <w:pPr>
        <w:pStyle w:val="BodyText"/>
      </w:pPr>
    </w:p>
    <w:p w14:paraId="60AACD27" w14:textId="265C5C47" w:rsidR="00482DC2" w:rsidRPr="006D0E03" w:rsidRDefault="00CF283F" w:rsidP="000807AC">
      <w:pPr>
        <w:pStyle w:val="BodyText"/>
        <w:jc w:val="center"/>
        <w:rPr>
          <w:b/>
          <w:sz w:val="44"/>
          <w:szCs w:val="44"/>
        </w:rPr>
      </w:pPr>
      <w:r w:rsidRPr="006D0E03">
        <w:rPr>
          <w:b/>
          <w:sz w:val="44"/>
          <w:szCs w:val="44"/>
        </w:rPr>
        <w:t xml:space="preserve">IHE </w:t>
      </w:r>
      <w:r w:rsidR="00B942C9" w:rsidRPr="006D0E03">
        <w:rPr>
          <w:b/>
          <w:sz w:val="44"/>
          <w:szCs w:val="44"/>
        </w:rPr>
        <w:t>Devices</w:t>
      </w:r>
      <w:r w:rsidR="007D2135" w:rsidRPr="006D0E03">
        <w:rPr>
          <w:b/>
          <w:sz w:val="44"/>
          <w:szCs w:val="44"/>
        </w:rPr>
        <w:t xml:space="preserve"> </w:t>
      </w:r>
    </w:p>
    <w:p w14:paraId="138D2DB5" w14:textId="77777777" w:rsidR="00B15D8F" w:rsidRPr="006D0E03" w:rsidRDefault="00CF283F" w:rsidP="000807AC">
      <w:pPr>
        <w:pStyle w:val="BodyText"/>
        <w:jc w:val="center"/>
        <w:rPr>
          <w:b/>
          <w:sz w:val="44"/>
          <w:szCs w:val="44"/>
        </w:rPr>
      </w:pPr>
      <w:r w:rsidRPr="006D0E03">
        <w:rPr>
          <w:b/>
          <w:sz w:val="44"/>
          <w:szCs w:val="44"/>
        </w:rPr>
        <w:t>Technical Framework</w:t>
      </w:r>
      <w:r w:rsidR="00B4798B" w:rsidRPr="006D0E03">
        <w:rPr>
          <w:b/>
          <w:sz w:val="44"/>
          <w:szCs w:val="44"/>
        </w:rPr>
        <w:t xml:space="preserve"> </w:t>
      </w:r>
      <w:r w:rsidRPr="006D0E03">
        <w:rPr>
          <w:b/>
          <w:sz w:val="44"/>
          <w:szCs w:val="44"/>
        </w:rPr>
        <w:t>Supplement</w:t>
      </w:r>
    </w:p>
    <w:p w14:paraId="02E9E9F1" w14:textId="77777777" w:rsidR="00490C1F" w:rsidRPr="006D0E03" w:rsidRDefault="00490C1F" w:rsidP="000807AC">
      <w:pPr>
        <w:pStyle w:val="BodyText"/>
      </w:pPr>
    </w:p>
    <w:p w14:paraId="7E1D6AEC" w14:textId="77777777" w:rsidR="00726A7E" w:rsidRPr="006D0E03" w:rsidRDefault="00726A7E" w:rsidP="000807AC">
      <w:pPr>
        <w:pStyle w:val="BodyText"/>
      </w:pPr>
    </w:p>
    <w:p w14:paraId="72374F1A" w14:textId="77777777" w:rsidR="00726A7E" w:rsidRPr="006D0E03" w:rsidRDefault="00726A7E" w:rsidP="000807AC">
      <w:pPr>
        <w:pStyle w:val="BodyText"/>
      </w:pPr>
    </w:p>
    <w:p w14:paraId="6AD7C411" w14:textId="7DF73D1B" w:rsidR="00726A7E" w:rsidRPr="006D0E03" w:rsidRDefault="00E822F0" w:rsidP="00060817">
      <w:pPr>
        <w:pStyle w:val="BodyText"/>
        <w:jc w:val="center"/>
        <w:rPr>
          <w:b/>
          <w:sz w:val="44"/>
          <w:szCs w:val="44"/>
        </w:rPr>
      </w:pPr>
      <w:r w:rsidRPr="006D0E03">
        <w:rPr>
          <w:b/>
          <w:sz w:val="44"/>
          <w:szCs w:val="44"/>
        </w:rPr>
        <w:t xml:space="preserve">Point-of-Care </w:t>
      </w:r>
      <w:r w:rsidR="005F51D6" w:rsidRPr="006D0E03">
        <w:rPr>
          <w:b/>
          <w:sz w:val="44"/>
          <w:szCs w:val="44"/>
        </w:rPr>
        <w:t>Monitored Communication</w:t>
      </w:r>
    </w:p>
    <w:p w14:paraId="0E5FA67E" w14:textId="20F450CD" w:rsidR="00CF283F" w:rsidRPr="006D0E03" w:rsidRDefault="00CF283F" w:rsidP="00060817">
      <w:pPr>
        <w:pStyle w:val="BodyText"/>
        <w:jc w:val="center"/>
        <w:rPr>
          <w:b/>
          <w:sz w:val="44"/>
          <w:szCs w:val="44"/>
        </w:rPr>
      </w:pPr>
      <w:r w:rsidRPr="006D0E03">
        <w:rPr>
          <w:b/>
          <w:sz w:val="44"/>
          <w:szCs w:val="44"/>
        </w:rPr>
        <w:t>(</w:t>
      </w:r>
      <w:r w:rsidR="00E822F0" w:rsidRPr="006D0E03">
        <w:rPr>
          <w:b/>
          <w:sz w:val="44"/>
          <w:szCs w:val="44"/>
        </w:rPr>
        <w:t>PCMC</w:t>
      </w:r>
      <w:r w:rsidR="00726A7E" w:rsidRPr="006D0E03">
        <w:rPr>
          <w:b/>
          <w:sz w:val="44"/>
          <w:szCs w:val="44"/>
        </w:rPr>
        <w:t>)</w:t>
      </w:r>
    </w:p>
    <w:p w14:paraId="19C34921" w14:textId="77777777" w:rsidR="00726A7E" w:rsidRPr="006D0E03" w:rsidRDefault="00726A7E" w:rsidP="00EA3BCB">
      <w:pPr>
        <w:pStyle w:val="BodyText"/>
      </w:pPr>
    </w:p>
    <w:p w14:paraId="3A5D0CE4" w14:textId="77777777" w:rsidR="006D0E03" w:rsidRDefault="00A228F8" w:rsidP="006D0E03">
      <w:pPr>
        <w:pStyle w:val="BodyText"/>
        <w:jc w:val="center"/>
        <w:rPr>
          <w:b/>
          <w:color w:val="FF0000"/>
          <w:kern w:val="28"/>
          <w:sz w:val="28"/>
        </w:rPr>
      </w:pPr>
      <w:r w:rsidRPr="006D0E03">
        <w:rPr>
          <w:iCs/>
        </w:rPr>
        <w:t xml:space="preserve"> </w:t>
      </w:r>
      <w:r w:rsidR="006D0E03" w:rsidRPr="003208A8">
        <w:rPr>
          <w:b/>
          <w:color w:val="FF0000"/>
          <w:kern w:val="28"/>
          <w:sz w:val="28"/>
        </w:rPr>
        <w:t>For review and comment only.</w:t>
      </w:r>
      <w:r w:rsidR="006D0E03">
        <w:rPr>
          <w:b/>
          <w:color w:val="FF0000"/>
          <w:kern w:val="28"/>
          <w:sz w:val="28"/>
        </w:rPr>
        <w:t xml:space="preserve"> </w:t>
      </w:r>
    </w:p>
    <w:p w14:paraId="1EC44CB3" w14:textId="77777777" w:rsidR="006D0E03" w:rsidRPr="00D0278F" w:rsidRDefault="006D0E03" w:rsidP="006D0E03">
      <w:pPr>
        <w:pStyle w:val="BodyText"/>
        <w:jc w:val="center"/>
        <w:rPr>
          <w:b/>
          <w:color w:val="FF0000"/>
          <w:kern w:val="28"/>
          <w:sz w:val="28"/>
        </w:rPr>
      </w:pPr>
      <w:r w:rsidRPr="003208A8">
        <w:rPr>
          <w:b/>
          <w:color w:val="FF0000"/>
          <w:kern w:val="28"/>
          <w:sz w:val="28"/>
        </w:rPr>
        <w:t xml:space="preserve">DO NOT </w:t>
      </w:r>
      <w:r w:rsidRPr="00D0278F">
        <w:rPr>
          <w:b/>
          <w:color w:val="FF0000"/>
          <w:kern w:val="28"/>
          <w:sz w:val="28"/>
        </w:rPr>
        <w:t xml:space="preserve">implement </w:t>
      </w:r>
      <w:r>
        <w:rPr>
          <w:b/>
          <w:color w:val="FF0000"/>
          <w:kern w:val="28"/>
          <w:sz w:val="28"/>
        </w:rPr>
        <w:t xml:space="preserve">this </w:t>
      </w:r>
      <w:r w:rsidRPr="00D0278F">
        <w:rPr>
          <w:b/>
          <w:color w:val="FF0000"/>
          <w:kern w:val="28"/>
          <w:sz w:val="28"/>
        </w:rPr>
        <w:t>public comment version</w:t>
      </w:r>
      <w:r w:rsidRPr="003208A8">
        <w:rPr>
          <w:b/>
          <w:color w:val="FF0000"/>
          <w:kern w:val="28"/>
          <w:sz w:val="28"/>
        </w:rPr>
        <w:t>.</w:t>
      </w:r>
    </w:p>
    <w:p w14:paraId="795722E2" w14:textId="6387B93A" w:rsidR="001E6533" w:rsidRPr="00BD5221" w:rsidRDefault="001E6533" w:rsidP="00781E38">
      <w:pPr>
        <w:pStyle w:val="BodyText"/>
      </w:pPr>
    </w:p>
    <w:p w14:paraId="13DE55AD" w14:textId="064DE512" w:rsidR="00503AE1" w:rsidRPr="006D0E03" w:rsidRDefault="00A219CF" w:rsidP="00060817">
      <w:pPr>
        <w:pStyle w:val="BodyText"/>
        <w:jc w:val="center"/>
        <w:rPr>
          <w:b/>
          <w:sz w:val="44"/>
        </w:rPr>
      </w:pPr>
      <w:r w:rsidRPr="006D0E03">
        <w:rPr>
          <w:b/>
          <w:sz w:val="44"/>
          <w:szCs w:val="44"/>
        </w:rPr>
        <w:t xml:space="preserve">Revision </w:t>
      </w:r>
      <w:r w:rsidR="00FA5C5A" w:rsidRPr="006D0E03">
        <w:rPr>
          <w:b/>
          <w:sz w:val="44"/>
          <w:szCs w:val="44"/>
        </w:rPr>
        <w:t>1.</w:t>
      </w:r>
      <w:r w:rsidR="0036179F" w:rsidRPr="006D0E03">
        <w:rPr>
          <w:b/>
          <w:sz w:val="44"/>
          <w:szCs w:val="44"/>
        </w:rPr>
        <w:t>0</w:t>
      </w:r>
      <w:r w:rsidRPr="006D0E03">
        <w:rPr>
          <w:b/>
          <w:sz w:val="44"/>
          <w:szCs w:val="44"/>
        </w:rPr>
        <w:t xml:space="preserve"> – </w:t>
      </w:r>
      <w:r w:rsidR="006D0E03">
        <w:rPr>
          <w:b/>
          <w:sz w:val="44"/>
          <w:szCs w:val="44"/>
        </w:rPr>
        <w:t>Draft for Public Comment</w:t>
      </w:r>
      <w:r w:rsidR="00503AE1" w:rsidRPr="006D0E03">
        <w:rPr>
          <w:b/>
          <w:sz w:val="44"/>
          <w:szCs w:val="44"/>
        </w:rPr>
        <w:t xml:space="preserve"> </w:t>
      </w:r>
    </w:p>
    <w:p w14:paraId="1BC9C2A6" w14:textId="77777777" w:rsidR="004E1C4D" w:rsidRPr="006D0E03" w:rsidRDefault="004E1C4D" w:rsidP="00AC7C88">
      <w:pPr>
        <w:pStyle w:val="BodyText"/>
      </w:pPr>
    </w:p>
    <w:p w14:paraId="21CAF2B3" w14:textId="77777777" w:rsidR="006D0E03" w:rsidRDefault="006D0E03" w:rsidP="00AC7C88">
      <w:pPr>
        <w:pStyle w:val="BodyText"/>
      </w:pPr>
    </w:p>
    <w:p w14:paraId="302B2848" w14:textId="77777777" w:rsidR="006D0E03" w:rsidRPr="006D0E03" w:rsidRDefault="006D0E03" w:rsidP="00AC7C88">
      <w:pPr>
        <w:pStyle w:val="BodyText"/>
      </w:pPr>
    </w:p>
    <w:p w14:paraId="7945735C" w14:textId="07AD3585" w:rsidR="00A910E1" w:rsidRPr="006D0E03" w:rsidRDefault="00A910E1" w:rsidP="00AC7C88">
      <w:pPr>
        <w:pStyle w:val="BodyText"/>
      </w:pPr>
      <w:r w:rsidRPr="006D0E03">
        <w:t>Date:</w:t>
      </w:r>
      <w:r w:rsidRPr="006D0E03">
        <w:tab/>
      </w:r>
      <w:r w:rsidRPr="006D0E03">
        <w:tab/>
      </w:r>
      <w:r w:rsidR="000963C6" w:rsidRPr="006D0E03">
        <w:t>Ju</w:t>
      </w:r>
      <w:r w:rsidR="006D0E03">
        <w:t>ly</w:t>
      </w:r>
      <w:r w:rsidR="000963C6" w:rsidRPr="006D0E03">
        <w:t xml:space="preserve"> </w:t>
      </w:r>
      <w:r w:rsidR="0039203E">
        <w:t>16</w:t>
      </w:r>
      <w:r w:rsidR="004F5211" w:rsidRPr="006D0E03">
        <w:t xml:space="preserve">, </w:t>
      </w:r>
      <w:r w:rsidR="0036179F" w:rsidRPr="006D0E03">
        <w:t>2026</w:t>
      </w:r>
    </w:p>
    <w:p w14:paraId="78679A36" w14:textId="1323AA47" w:rsidR="00603ED5" w:rsidRPr="006D0E03" w:rsidRDefault="00A910E1" w:rsidP="00AC7C88">
      <w:pPr>
        <w:pStyle w:val="BodyText"/>
      </w:pPr>
      <w:r w:rsidRPr="006D0E03">
        <w:t>Author:</w:t>
      </w:r>
      <w:r w:rsidRPr="006D0E03">
        <w:tab/>
      </w:r>
      <w:r w:rsidR="000400F8" w:rsidRPr="006D0E03">
        <w:t xml:space="preserve">IHE </w:t>
      </w:r>
      <w:r w:rsidR="0036179F" w:rsidRPr="006D0E03">
        <w:t xml:space="preserve">Devices </w:t>
      </w:r>
      <w:r w:rsidR="00656A6B" w:rsidRPr="006D0E03">
        <w:t>Technical Committee</w:t>
      </w:r>
    </w:p>
    <w:p w14:paraId="39940B52" w14:textId="3573D740" w:rsidR="00A875FF" w:rsidRPr="006D0E03" w:rsidRDefault="00603ED5" w:rsidP="00AF5B2B">
      <w:pPr>
        <w:pStyle w:val="BodyText"/>
        <w:spacing w:after="20"/>
      </w:pPr>
      <w:r w:rsidRPr="006D0E03">
        <w:t>Email:</w:t>
      </w:r>
      <w:r w:rsidR="00FF4C4E" w:rsidRPr="006D0E03">
        <w:tab/>
      </w:r>
      <w:r w:rsidR="00FF4C4E" w:rsidRPr="006D0E03">
        <w:tab/>
      </w:r>
      <w:r w:rsidR="00B942C9" w:rsidRPr="006D0E03">
        <w:t>dev</w:t>
      </w:r>
      <w:r w:rsidR="00A875FF" w:rsidRPr="006D0E03">
        <w:t>@ihe.net</w:t>
      </w:r>
    </w:p>
    <w:p w14:paraId="3E102ACC" w14:textId="77777777" w:rsidR="00BC745A" w:rsidRDefault="00BC745A" w:rsidP="00AC7C88">
      <w:pPr>
        <w:pStyle w:val="BodyText"/>
      </w:pPr>
    </w:p>
    <w:p w14:paraId="0D46B478" w14:textId="3313EB0C" w:rsidR="00BC745A" w:rsidRPr="006D0E03" w:rsidRDefault="00AF1EF3" w:rsidP="00AF1EF3">
      <w:pPr>
        <w:pStyle w:val="BodyText"/>
        <w:pBdr>
          <w:top w:val="single" w:sz="18" w:space="1" w:color="auto"/>
          <w:left w:val="single" w:sz="18" w:space="4" w:color="auto"/>
          <w:bottom w:val="single" w:sz="18" w:space="1" w:color="auto"/>
          <w:right w:val="single" w:sz="18" w:space="4" w:color="auto"/>
        </w:pBdr>
        <w:spacing w:line="276" w:lineRule="auto"/>
        <w:jc w:val="center"/>
      </w:pPr>
      <w:r w:rsidRPr="006D0E03">
        <w:rPr>
          <w:b/>
        </w:rPr>
        <w:t xml:space="preserve">Please </w:t>
      </w:r>
      <w:r w:rsidR="00BC745A" w:rsidRPr="006D0E03">
        <w:rPr>
          <w:b/>
        </w:rPr>
        <w:t>verify you have the most recent version of this document</w:t>
      </w:r>
      <w:r w:rsidRPr="006D0E03">
        <w:rPr>
          <w:b/>
        </w:rPr>
        <w:t xml:space="preserve">. </w:t>
      </w:r>
      <w:r w:rsidRPr="006D0E03">
        <w:t>Se</w:t>
      </w:r>
      <w:r w:rsidR="00BC745A" w:rsidRPr="006D0E03">
        <w:t xml:space="preserve">e </w:t>
      </w:r>
      <w:hyperlink r:id="rId13" w:history="1">
        <w:r w:rsidR="00BC745A" w:rsidRPr="006D0E03">
          <w:rPr>
            <w:rStyle w:val="Hyperlink"/>
          </w:rPr>
          <w:t>here</w:t>
        </w:r>
      </w:hyperlink>
      <w:r w:rsidR="00BC745A" w:rsidRPr="006D0E03">
        <w:t xml:space="preserve"> for Trial Implementation and Final </w:t>
      </w:r>
      <w:r w:rsidRPr="006D0E03">
        <w:t>T</w:t>
      </w:r>
      <w:r w:rsidR="00BC745A" w:rsidRPr="006D0E03">
        <w:t>ext version</w:t>
      </w:r>
      <w:r w:rsidRPr="006D0E03">
        <w:t>s</w:t>
      </w:r>
      <w:r w:rsidR="00BC745A" w:rsidRPr="006D0E03">
        <w:t xml:space="preserve"> and </w:t>
      </w:r>
      <w:hyperlink r:id="rId14" w:history="1">
        <w:r w:rsidR="00BC745A" w:rsidRPr="006D0E03">
          <w:rPr>
            <w:rStyle w:val="Hyperlink"/>
          </w:rPr>
          <w:t>here</w:t>
        </w:r>
      </w:hyperlink>
      <w:r w:rsidR="00BC745A" w:rsidRPr="006D0E03">
        <w:t xml:space="preserve"> for Public Comment versions.</w:t>
      </w:r>
    </w:p>
    <w:p w14:paraId="1EF12208" w14:textId="77777777" w:rsidR="00CF283F" w:rsidRPr="006D0E03" w:rsidRDefault="009D125C" w:rsidP="009D125C">
      <w:pPr>
        <w:pStyle w:val="BodyText"/>
      </w:pPr>
      <w:r w:rsidRPr="006D0E03">
        <w:br w:type="page"/>
      </w:r>
      <w:r w:rsidR="00A875FF" w:rsidRPr="006D0E03">
        <w:rPr>
          <w:rFonts w:ascii="Arial" w:hAnsi="Arial"/>
          <w:b/>
          <w:kern w:val="28"/>
          <w:sz w:val="28"/>
        </w:rPr>
        <w:lastRenderedPageBreak/>
        <w:t>Foreword</w:t>
      </w:r>
    </w:p>
    <w:p w14:paraId="23B34C99" w14:textId="3AADDC2E" w:rsidR="00482DC2" w:rsidRPr="006D0E03" w:rsidRDefault="00CF283F" w:rsidP="00147F29">
      <w:pPr>
        <w:pStyle w:val="BodyText"/>
      </w:pPr>
      <w:r w:rsidRPr="006D0E03">
        <w:t xml:space="preserve">This </w:t>
      </w:r>
      <w:r w:rsidR="00482DC2" w:rsidRPr="006D0E03">
        <w:t xml:space="preserve">is a </w:t>
      </w:r>
      <w:r w:rsidRPr="006D0E03">
        <w:t xml:space="preserve">supplement to the </w:t>
      </w:r>
      <w:r w:rsidR="00C44AAC" w:rsidRPr="006D0E03">
        <w:t>IHE Device</w:t>
      </w:r>
      <w:r w:rsidR="00B942C9" w:rsidRPr="006D0E03">
        <w:t>s (DEV)</w:t>
      </w:r>
      <w:r w:rsidR="00C44AAC" w:rsidRPr="006D0E03">
        <w:t xml:space="preserve"> Domain</w:t>
      </w:r>
      <w:r w:rsidRPr="006D0E03">
        <w:t xml:space="preserve"> Technical Framework</w:t>
      </w:r>
      <w:r w:rsidR="00482DC2" w:rsidRPr="006D0E03">
        <w:t>.</w:t>
      </w:r>
      <w:r w:rsidR="00F002DD" w:rsidRPr="006D0E03">
        <w:t xml:space="preserve"> Each supplement undergoes a process of public comment and trial implementation before being</w:t>
      </w:r>
      <w:r w:rsidR="00F0665F" w:rsidRPr="006D0E03">
        <w:t xml:space="preserve"> </w:t>
      </w:r>
      <w:r w:rsidR="00F002DD" w:rsidRPr="006D0E03">
        <w:t>incorporated into the volumes of the Technical Frameworks.</w:t>
      </w:r>
    </w:p>
    <w:p w14:paraId="5E0DDFFF" w14:textId="30307485" w:rsidR="00A875FF" w:rsidRPr="006D0E03" w:rsidRDefault="006D0E03" w:rsidP="006263EA">
      <w:pPr>
        <w:pStyle w:val="BodyText"/>
        <w:rPr>
          <w:strike/>
        </w:rPr>
      </w:pPr>
      <w:r w:rsidRPr="00D26514">
        <w:t xml:space="preserve">This supplement is published on </w:t>
      </w:r>
      <w:r>
        <w:t xml:space="preserve">July </w:t>
      </w:r>
      <w:r w:rsidR="0039203E">
        <w:t>16</w:t>
      </w:r>
      <w:r>
        <w:t xml:space="preserve">, </w:t>
      </w:r>
      <w:r w:rsidR="0039203E">
        <w:t>2026</w:t>
      </w:r>
      <w:r w:rsidRPr="00D26514">
        <w:t xml:space="preserve"> for Public Comment. Comments are invited and can be submitted at </w:t>
      </w:r>
      <w:hyperlink r:id="rId15" w:history="1">
        <w:r w:rsidR="0078594C" w:rsidRPr="006D0E03">
          <w:rPr>
            <w:rStyle w:val="Hyperlink"/>
          </w:rPr>
          <w:t>https://www.ihe.net/DEV_Public_Comments</w:t>
        </w:r>
      </w:hyperlink>
      <w:r>
        <w:t xml:space="preserve">. </w:t>
      </w:r>
      <w:r w:rsidR="00781E38" w:rsidRPr="00D26514">
        <w:t>To</w:t>
      </w:r>
      <w:r w:rsidRPr="00D26514">
        <w:t xml:space="preserve"> be considered in development of the Trial Implementation version of the supplement, comments must be received by</w:t>
      </w:r>
      <w:r>
        <w:t xml:space="preserve"> </w:t>
      </w:r>
      <w:r w:rsidR="0039203E">
        <w:t>July 31</w:t>
      </w:r>
      <w:r>
        <w:t>, 2026.</w:t>
      </w:r>
    </w:p>
    <w:p w14:paraId="55571E90" w14:textId="77777777" w:rsidR="00AC7C88" w:rsidRPr="006D0E03" w:rsidRDefault="00AC7C88" w:rsidP="00AC7C88">
      <w:pPr>
        <w:pStyle w:val="BodyText"/>
      </w:pPr>
      <w:r w:rsidRPr="006D0E03">
        <w:t>This supplement describes changes to the existing technical framework documents</w:t>
      </w:r>
      <w:r w:rsidR="000717A7" w:rsidRPr="006D0E03">
        <w:t>.</w:t>
      </w:r>
      <w:r w:rsidRPr="006D0E03">
        <w:t xml:space="preserve"> </w:t>
      </w:r>
    </w:p>
    <w:p w14:paraId="0A3C6DDB" w14:textId="77777777" w:rsidR="00BE5916" w:rsidRPr="006D0E03" w:rsidRDefault="009C6269" w:rsidP="00663624">
      <w:pPr>
        <w:pStyle w:val="BodyText"/>
      </w:pPr>
      <w:r w:rsidRPr="006D0E03">
        <w:t>“</w:t>
      </w:r>
      <w:r w:rsidR="006263EA" w:rsidRPr="006D0E03">
        <w:t>B</w:t>
      </w:r>
      <w:r w:rsidR="007A7BF7" w:rsidRPr="006D0E03">
        <w:t xml:space="preserve">oxed” instructions </w:t>
      </w:r>
      <w:r w:rsidR="006263EA" w:rsidRPr="006D0E03">
        <w:t xml:space="preserve">like the sample below indicate to </w:t>
      </w:r>
      <w:r w:rsidR="007A7BF7" w:rsidRPr="006D0E03">
        <w:t xml:space="preserve">the Volume Editor how to integrate the relevant section(s) into the </w:t>
      </w:r>
      <w:r w:rsidR="00BE5916" w:rsidRPr="006D0E03">
        <w:t>relevant</w:t>
      </w:r>
      <w:r w:rsidR="007A7BF7" w:rsidRPr="006D0E03">
        <w:t xml:space="preserve"> Technical Framework </w:t>
      </w:r>
      <w:r w:rsidR="00BE5916" w:rsidRPr="006D0E03">
        <w:t>volume</w:t>
      </w:r>
      <w:r w:rsidR="009D125C" w:rsidRPr="006D0E03">
        <w:t>.</w:t>
      </w:r>
    </w:p>
    <w:p w14:paraId="4B4F217B" w14:textId="77777777" w:rsidR="007A7BF7" w:rsidRPr="006D0E03" w:rsidRDefault="000717A7" w:rsidP="007A7BF7">
      <w:pPr>
        <w:pStyle w:val="EditorInstructions"/>
      </w:pPr>
      <w:r w:rsidRPr="006D0E03">
        <w:t>Amend s</w:t>
      </w:r>
      <w:r w:rsidR="007A7BF7" w:rsidRPr="006D0E03">
        <w:t>ection X.X by the following:</w:t>
      </w:r>
    </w:p>
    <w:p w14:paraId="35C44AFE" w14:textId="77777777" w:rsidR="000717A7" w:rsidRPr="006D0E03" w:rsidRDefault="000717A7" w:rsidP="000717A7">
      <w:pPr>
        <w:pStyle w:val="BodyText"/>
      </w:pPr>
      <w:r w:rsidRPr="006D0E03">
        <w:t xml:space="preserve">Where the amendment adds text, make the </w:t>
      </w:r>
      <w:r w:rsidR="00C26E7C" w:rsidRPr="006D0E03">
        <w:t xml:space="preserve">added </w:t>
      </w:r>
      <w:r w:rsidRPr="006D0E03">
        <w:t xml:space="preserve">text </w:t>
      </w:r>
      <w:r w:rsidRPr="006D0E03">
        <w:rPr>
          <w:rStyle w:val="InsertText"/>
        </w:rPr>
        <w:t>bold underline</w:t>
      </w:r>
      <w:r w:rsidRPr="006D0E03">
        <w:t>. Where the amendment removes text</w:t>
      </w:r>
      <w:r w:rsidR="00C26E7C" w:rsidRPr="006D0E03">
        <w:t xml:space="preserve">, make the removed text </w:t>
      </w:r>
      <w:r w:rsidRPr="006D0E03">
        <w:rPr>
          <w:rStyle w:val="DeleteText"/>
        </w:rPr>
        <w:t>bold strikethrough</w:t>
      </w:r>
      <w:r w:rsidR="00C26E7C" w:rsidRPr="006D0E03">
        <w:t xml:space="preserve">. When entire new sections are added, introduce with </w:t>
      </w:r>
      <w:r w:rsidRPr="006D0E03">
        <w:t>editor’s instructions to “add new text” or similar, which for readability are not bolded or underlined.</w:t>
      </w:r>
    </w:p>
    <w:p w14:paraId="467DCDE9" w14:textId="77777777" w:rsidR="005410F9" w:rsidRPr="006D0E03" w:rsidRDefault="005410F9" w:rsidP="00BE5916">
      <w:pPr>
        <w:pStyle w:val="BodyText"/>
      </w:pPr>
    </w:p>
    <w:p w14:paraId="4F590EF4" w14:textId="53EFCAB0" w:rsidR="004F75CA" w:rsidRPr="006D0E03" w:rsidRDefault="004F75CA" w:rsidP="004F75CA">
      <w:pPr>
        <w:pStyle w:val="BodyText"/>
      </w:pPr>
      <w:r w:rsidRPr="006D0E03">
        <w:t xml:space="preserve">General information about IHE can be found at </w:t>
      </w:r>
      <w:hyperlink r:id="rId16" w:history="1">
        <w:r w:rsidR="00836278" w:rsidRPr="006D0E03">
          <w:rPr>
            <w:rStyle w:val="Hyperlink"/>
          </w:rPr>
          <w:t>IHE.net</w:t>
        </w:r>
      </w:hyperlink>
      <w:r w:rsidRPr="006D0E03">
        <w:t>.</w:t>
      </w:r>
    </w:p>
    <w:p w14:paraId="269F96F6" w14:textId="418B2F19" w:rsidR="004F75CA" w:rsidRPr="006D0E03" w:rsidRDefault="004F75CA" w:rsidP="004F75CA">
      <w:pPr>
        <w:pStyle w:val="BodyText"/>
      </w:pPr>
      <w:r w:rsidRPr="006D0E03">
        <w:t xml:space="preserve">Information about the IHE </w:t>
      </w:r>
      <w:r w:rsidR="0064736B" w:rsidRPr="006D0E03">
        <w:t>Device</w:t>
      </w:r>
      <w:r w:rsidR="00B942C9" w:rsidRPr="006D0E03">
        <w:t>s</w:t>
      </w:r>
      <w:r w:rsidR="0064736B" w:rsidRPr="006D0E03">
        <w:t xml:space="preserve"> </w:t>
      </w:r>
      <w:r w:rsidRPr="006D0E03">
        <w:t xml:space="preserve">domain can be found at </w:t>
      </w:r>
      <w:hyperlink r:id="rId17" w:history="1">
        <w:r w:rsidRPr="006D0E03">
          <w:rPr>
            <w:rStyle w:val="Hyperlink"/>
          </w:rPr>
          <w:t>IHE Domains</w:t>
        </w:r>
      </w:hyperlink>
      <w:r w:rsidRPr="006D0E03">
        <w:t>.</w:t>
      </w:r>
    </w:p>
    <w:p w14:paraId="536F198F" w14:textId="0CC462F4" w:rsidR="004F75CA" w:rsidRPr="006D0E03" w:rsidRDefault="004F75CA" w:rsidP="004F75CA">
      <w:pPr>
        <w:pStyle w:val="BodyText"/>
      </w:pPr>
      <w:r w:rsidRPr="006D0E03">
        <w:t xml:space="preserve">Information about the organization of IHE Technical Frameworks and Supplements and the process used to create them can be found at </w:t>
      </w:r>
      <w:hyperlink r:id="rId18" w:history="1">
        <w:r w:rsidRPr="006D0E03">
          <w:rPr>
            <w:rStyle w:val="Hyperlink"/>
          </w:rPr>
          <w:t>Profiles</w:t>
        </w:r>
      </w:hyperlink>
      <w:r w:rsidRPr="006D0E03">
        <w:t xml:space="preserve"> and </w:t>
      </w:r>
      <w:hyperlink r:id="rId19" w:history="1">
        <w:r w:rsidRPr="006D0E03">
          <w:rPr>
            <w:rStyle w:val="Hyperlink"/>
          </w:rPr>
          <w:t>IHE Process</w:t>
        </w:r>
      </w:hyperlink>
    </w:p>
    <w:p w14:paraId="64037D9B" w14:textId="03F1001A" w:rsidR="00E91C15" w:rsidRPr="006D0E03" w:rsidRDefault="004F75CA" w:rsidP="00BE5916">
      <w:pPr>
        <w:pStyle w:val="BodyText"/>
        <w:rPr>
          <w:iCs/>
        </w:rPr>
      </w:pPr>
      <w:r w:rsidRPr="006D0E03">
        <w:t xml:space="preserve">The current version of the </w:t>
      </w:r>
      <w:r w:rsidR="00B942C9" w:rsidRPr="006D0E03">
        <w:t>D</w:t>
      </w:r>
      <w:r w:rsidR="006D0E03">
        <w:t>evices T</w:t>
      </w:r>
      <w:r w:rsidRPr="006D0E03">
        <w:t xml:space="preserve">echnical Framework can be found at </w:t>
      </w:r>
      <w:hyperlink r:id="rId20" w:history="1">
        <w:r w:rsidR="00781E38" w:rsidRPr="00781E38">
          <w:rPr>
            <w:rStyle w:val="Hyperlink"/>
          </w:rPr>
          <w:t>https://profiles.ihe.net/DEV/index.html</w:t>
        </w:r>
      </w:hyperlink>
      <w:r w:rsidRPr="006D0E03">
        <w:t>.</w:t>
      </w:r>
    </w:p>
    <w:p w14:paraId="74F68AC8" w14:textId="77777777" w:rsidR="00BE5916" w:rsidRPr="006D0E03" w:rsidRDefault="00BE5916" w:rsidP="000470A5">
      <w:pPr>
        <w:pStyle w:val="BodyText"/>
      </w:pPr>
    </w:p>
    <w:p w14:paraId="313714F1" w14:textId="77777777" w:rsidR="00D85A7B" w:rsidRPr="006D0E03" w:rsidRDefault="009813A1" w:rsidP="00597DB2">
      <w:pPr>
        <w:pStyle w:val="TOCHeading"/>
      </w:pPr>
      <w:r w:rsidRPr="006D0E03">
        <w:br w:type="page"/>
      </w:r>
      <w:r w:rsidR="00D85A7B" w:rsidRPr="006D0E03">
        <w:lastRenderedPageBreak/>
        <w:t>C</w:t>
      </w:r>
      <w:r w:rsidR="00060D78" w:rsidRPr="006D0E03">
        <w:t>ONTENTS</w:t>
      </w:r>
    </w:p>
    <w:p w14:paraId="2BB86376" w14:textId="77777777" w:rsidR="00C71CB0" w:rsidRPr="006D0E03" w:rsidRDefault="00C71CB0" w:rsidP="00597DB2"/>
    <w:p w14:paraId="06C5A631" w14:textId="21D0A794" w:rsidR="0039203E" w:rsidRDefault="00CF508D">
      <w:pPr>
        <w:pStyle w:val="TOC1"/>
        <w:rPr>
          <w:rFonts w:asciiTheme="minorHAnsi" w:eastAsiaTheme="minorEastAsia" w:hAnsiTheme="minorHAnsi" w:cstheme="minorBidi"/>
          <w:noProof/>
          <w:kern w:val="2"/>
          <w14:ligatures w14:val="standardContextual"/>
        </w:rPr>
      </w:pPr>
      <w:r w:rsidRPr="006D0E03">
        <w:fldChar w:fldCharType="begin"/>
      </w:r>
      <w:r w:rsidRPr="006D0E03">
        <w:instrText xml:space="preserve"> TOC \o "2-7" \h \z \t "Heading 1,1,Appendix Heading 2,2,Appendix Heading 1,1,Appendix Heading 3,3,Glossary,1,Part Title,1" </w:instrText>
      </w:r>
      <w:r w:rsidRPr="006D0E03">
        <w:fldChar w:fldCharType="separate"/>
      </w:r>
      <w:hyperlink w:anchor="_Toc235096982" w:history="1">
        <w:r w:rsidR="0039203E" w:rsidRPr="000568C7">
          <w:rPr>
            <w:rStyle w:val="Hyperlink"/>
            <w:noProof/>
          </w:rPr>
          <w:t>Introduction to This Supplement</w:t>
        </w:r>
        <w:r w:rsidR="0039203E">
          <w:rPr>
            <w:noProof/>
            <w:webHidden/>
          </w:rPr>
          <w:tab/>
        </w:r>
        <w:r w:rsidR="0039203E">
          <w:rPr>
            <w:noProof/>
            <w:webHidden/>
          </w:rPr>
          <w:fldChar w:fldCharType="begin"/>
        </w:r>
        <w:r w:rsidR="0039203E">
          <w:rPr>
            <w:noProof/>
            <w:webHidden/>
          </w:rPr>
          <w:instrText xml:space="preserve"> PAGEREF _Toc235096982 \h </w:instrText>
        </w:r>
        <w:r w:rsidR="0039203E">
          <w:rPr>
            <w:noProof/>
            <w:webHidden/>
          </w:rPr>
        </w:r>
        <w:r w:rsidR="0039203E">
          <w:rPr>
            <w:noProof/>
            <w:webHidden/>
          </w:rPr>
          <w:fldChar w:fldCharType="separate"/>
        </w:r>
        <w:r w:rsidR="0039203E">
          <w:rPr>
            <w:noProof/>
            <w:webHidden/>
          </w:rPr>
          <w:t>5</w:t>
        </w:r>
        <w:r w:rsidR="0039203E">
          <w:rPr>
            <w:noProof/>
            <w:webHidden/>
          </w:rPr>
          <w:fldChar w:fldCharType="end"/>
        </w:r>
      </w:hyperlink>
    </w:p>
    <w:p w14:paraId="67855CF2" w14:textId="5A08C15C" w:rsidR="0039203E" w:rsidRDefault="0039203E">
      <w:pPr>
        <w:pStyle w:val="TOC2"/>
        <w:rPr>
          <w:rFonts w:asciiTheme="minorHAnsi" w:eastAsiaTheme="minorEastAsia" w:hAnsiTheme="minorHAnsi" w:cstheme="minorBidi"/>
          <w:noProof/>
          <w:kern w:val="2"/>
          <w14:ligatures w14:val="standardContextual"/>
        </w:rPr>
      </w:pPr>
      <w:hyperlink w:anchor="_Toc235096983" w:history="1">
        <w:r w:rsidRPr="000568C7">
          <w:rPr>
            <w:rStyle w:val="Hyperlink"/>
            <w:noProof/>
          </w:rPr>
          <w:t>Open Issues and Questions</w:t>
        </w:r>
        <w:r>
          <w:rPr>
            <w:noProof/>
            <w:webHidden/>
          </w:rPr>
          <w:tab/>
        </w:r>
        <w:r>
          <w:rPr>
            <w:noProof/>
            <w:webHidden/>
          </w:rPr>
          <w:fldChar w:fldCharType="begin"/>
        </w:r>
        <w:r>
          <w:rPr>
            <w:noProof/>
            <w:webHidden/>
          </w:rPr>
          <w:instrText xml:space="preserve"> PAGEREF _Toc235096983 \h </w:instrText>
        </w:r>
        <w:r>
          <w:rPr>
            <w:noProof/>
            <w:webHidden/>
          </w:rPr>
        </w:r>
        <w:r>
          <w:rPr>
            <w:noProof/>
            <w:webHidden/>
          </w:rPr>
          <w:fldChar w:fldCharType="separate"/>
        </w:r>
        <w:r>
          <w:rPr>
            <w:noProof/>
            <w:webHidden/>
          </w:rPr>
          <w:t>5</w:t>
        </w:r>
        <w:r>
          <w:rPr>
            <w:noProof/>
            <w:webHidden/>
          </w:rPr>
          <w:fldChar w:fldCharType="end"/>
        </w:r>
      </w:hyperlink>
    </w:p>
    <w:p w14:paraId="024BA422" w14:textId="10DC3ECA" w:rsidR="0039203E" w:rsidRDefault="0039203E">
      <w:pPr>
        <w:pStyle w:val="TOC2"/>
        <w:rPr>
          <w:rFonts w:asciiTheme="minorHAnsi" w:eastAsiaTheme="minorEastAsia" w:hAnsiTheme="minorHAnsi" w:cstheme="minorBidi"/>
          <w:noProof/>
          <w:kern w:val="2"/>
          <w14:ligatures w14:val="standardContextual"/>
        </w:rPr>
      </w:pPr>
      <w:hyperlink w:anchor="_Toc235096984" w:history="1">
        <w:r w:rsidRPr="000568C7">
          <w:rPr>
            <w:rStyle w:val="Hyperlink"/>
            <w:noProof/>
          </w:rPr>
          <w:t>Closed Issues</w:t>
        </w:r>
        <w:r>
          <w:rPr>
            <w:noProof/>
            <w:webHidden/>
          </w:rPr>
          <w:tab/>
        </w:r>
        <w:r>
          <w:rPr>
            <w:noProof/>
            <w:webHidden/>
          </w:rPr>
          <w:fldChar w:fldCharType="begin"/>
        </w:r>
        <w:r>
          <w:rPr>
            <w:noProof/>
            <w:webHidden/>
          </w:rPr>
          <w:instrText xml:space="preserve"> PAGEREF _Toc235096984 \h </w:instrText>
        </w:r>
        <w:r>
          <w:rPr>
            <w:noProof/>
            <w:webHidden/>
          </w:rPr>
        </w:r>
        <w:r>
          <w:rPr>
            <w:noProof/>
            <w:webHidden/>
          </w:rPr>
          <w:fldChar w:fldCharType="separate"/>
        </w:r>
        <w:r>
          <w:rPr>
            <w:noProof/>
            <w:webHidden/>
          </w:rPr>
          <w:t>5</w:t>
        </w:r>
        <w:r>
          <w:rPr>
            <w:noProof/>
            <w:webHidden/>
          </w:rPr>
          <w:fldChar w:fldCharType="end"/>
        </w:r>
      </w:hyperlink>
    </w:p>
    <w:p w14:paraId="2AE45544" w14:textId="71A322BB" w:rsidR="0039203E" w:rsidRDefault="0039203E">
      <w:pPr>
        <w:pStyle w:val="TOC1"/>
        <w:rPr>
          <w:rFonts w:asciiTheme="minorHAnsi" w:eastAsiaTheme="minorEastAsia" w:hAnsiTheme="minorHAnsi" w:cstheme="minorBidi"/>
          <w:noProof/>
          <w:kern w:val="2"/>
          <w14:ligatures w14:val="standardContextual"/>
        </w:rPr>
      </w:pPr>
      <w:hyperlink w:anchor="_Toc235096985" w:history="1">
        <w:r w:rsidRPr="000568C7">
          <w:rPr>
            <w:rStyle w:val="Hyperlink"/>
            <w:noProof/>
          </w:rPr>
          <w:t>IHE Technical Frameworks General Introduction</w:t>
        </w:r>
        <w:r>
          <w:rPr>
            <w:noProof/>
            <w:webHidden/>
          </w:rPr>
          <w:tab/>
        </w:r>
        <w:r>
          <w:rPr>
            <w:noProof/>
            <w:webHidden/>
          </w:rPr>
          <w:fldChar w:fldCharType="begin"/>
        </w:r>
        <w:r>
          <w:rPr>
            <w:noProof/>
            <w:webHidden/>
          </w:rPr>
          <w:instrText xml:space="preserve"> PAGEREF _Toc235096985 \h </w:instrText>
        </w:r>
        <w:r>
          <w:rPr>
            <w:noProof/>
            <w:webHidden/>
          </w:rPr>
        </w:r>
        <w:r>
          <w:rPr>
            <w:noProof/>
            <w:webHidden/>
          </w:rPr>
          <w:fldChar w:fldCharType="separate"/>
        </w:r>
        <w:r>
          <w:rPr>
            <w:noProof/>
            <w:webHidden/>
          </w:rPr>
          <w:t>6</w:t>
        </w:r>
        <w:r>
          <w:rPr>
            <w:noProof/>
            <w:webHidden/>
          </w:rPr>
          <w:fldChar w:fldCharType="end"/>
        </w:r>
      </w:hyperlink>
    </w:p>
    <w:p w14:paraId="14A7CBED" w14:textId="166BF7B5" w:rsidR="0039203E" w:rsidRDefault="0039203E">
      <w:pPr>
        <w:pStyle w:val="TOC1"/>
        <w:rPr>
          <w:rFonts w:asciiTheme="minorHAnsi" w:eastAsiaTheme="minorEastAsia" w:hAnsiTheme="minorHAnsi" w:cstheme="minorBidi"/>
          <w:noProof/>
          <w:kern w:val="2"/>
          <w14:ligatures w14:val="standardContextual"/>
        </w:rPr>
      </w:pPr>
      <w:hyperlink w:anchor="_Toc235096986" w:history="1">
        <w:r w:rsidRPr="000568C7">
          <w:rPr>
            <w:rStyle w:val="Hyperlink"/>
            <w:noProof/>
          </w:rPr>
          <w:t>9</w:t>
        </w:r>
        <w:r>
          <w:rPr>
            <w:rFonts w:asciiTheme="minorHAnsi" w:eastAsiaTheme="minorEastAsia" w:hAnsiTheme="minorHAnsi" w:cstheme="minorBidi"/>
            <w:noProof/>
            <w:kern w:val="2"/>
            <w14:ligatures w14:val="standardContextual"/>
          </w:rPr>
          <w:tab/>
        </w:r>
        <w:r w:rsidRPr="000568C7">
          <w:rPr>
            <w:rStyle w:val="Hyperlink"/>
            <w:noProof/>
          </w:rPr>
          <w:t>Copyright Licenses</w:t>
        </w:r>
        <w:r>
          <w:rPr>
            <w:noProof/>
            <w:webHidden/>
          </w:rPr>
          <w:tab/>
        </w:r>
        <w:r>
          <w:rPr>
            <w:noProof/>
            <w:webHidden/>
          </w:rPr>
          <w:fldChar w:fldCharType="begin"/>
        </w:r>
        <w:r>
          <w:rPr>
            <w:noProof/>
            <w:webHidden/>
          </w:rPr>
          <w:instrText xml:space="preserve"> PAGEREF _Toc235096986 \h </w:instrText>
        </w:r>
        <w:r>
          <w:rPr>
            <w:noProof/>
            <w:webHidden/>
          </w:rPr>
        </w:r>
        <w:r>
          <w:rPr>
            <w:noProof/>
            <w:webHidden/>
          </w:rPr>
          <w:fldChar w:fldCharType="separate"/>
        </w:r>
        <w:r>
          <w:rPr>
            <w:noProof/>
            <w:webHidden/>
          </w:rPr>
          <w:t>6</w:t>
        </w:r>
        <w:r>
          <w:rPr>
            <w:noProof/>
            <w:webHidden/>
          </w:rPr>
          <w:fldChar w:fldCharType="end"/>
        </w:r>
      </w:hyperlink>
    </w:p>
    <w:p w14:paraId="044712C0" w14:textId="7C1052D1" w:rsidR="0039203E" w:rsidRDefault="0039203E">
      <w:pPr>
        <w:pStyle w:val="TOC1"/>
        <w:rPr>
          <w:rFonts w:asciiTheme="minorHAnsi" w:eastAsiaTheme="minorEastAsia" w:hAnsiTheme="minorHAnsi" w:cstheme="minorBidi"/>
          <w:noProof/>
          <w:kern w:val="2"/>
          <w14:ligatures w14:val="standardContextual"/>
        </w:rPr>
      </w:pPr>
      <w:hyperlink w:anchor="_Toc235096987" w:history="1">
        <w:r w:rsidRPr="000568C7">
          <w:rPr>
            <w:rStyle w:val="Hyperlink"/>
            <w:noProof/>
          </w:rPr>
          <w:t>10</w:t>
        </w:r>
        <w:r>
          <w:rPr>
            <w:rFonts w:asciiTheme="minorHAnsi" w:eastAsiaTheme="minorEastAsia" w:hAnsiTheme="minorHAnsi" w:cstheme="minorBidi"/>
            <w:noProof/>
            <w:kern w:val="2"/>
            <w14:ligatures w14:val="standardContextual"/>
          </w:rPr>
          <w:tab/>
        </w:r>
        <w:r w:rsidRPr="000568C7">
          <w:rPr>
            <w:rStyle w:val="Hyperlink"/>
            <w:noProof/>
          </w:rPr>
          <w:t>Trademark</w:t>
        </w:r>
        <w:r>
          <w:rPr>
            <w:noProof/>
            <w:webHidden/>
          </w:rPr>
          <w:tab/>
        </w:r>
        <w:r>
          <w:rPr>
            <w:noProof/>
            <w:webHidden/>
          </w:rPr>
          <w:fldChar w:fldCharType="begin"/>
        </w:r>
        <w:r>
          <w:rPr>
            <w:noProof/>
            <w:webHidden/>
          </w:rPr>
          <w:instrText xml:space="preserve"> PAGEREF _Toc235096987 \h </w:instrText>
        </w:r>
        <w:r>
          <w:rPr>
            <w:noProof/>
            <w:webHidden/>
          </w:rPr>
        </w:r>
        <w:r>
          <w:rPr>
            <w:noProof/>
            <w:webHidden/>
          </w:rPr>
          <w:fldChar w:fldCharType="separate"/>
        </w:r>
        <w:r>
          <w:rPr>
            <w:noProof/>
            <w:webHidden/>
          </w:rPr>
          <w:t>6</w:t>
        </w:r>
        <w:r>
          <w:rPr>
            <w:noProof/>
            <w:webHidden/>
          </w:rPr>
          <w:fldChar w:fldCharType="end"/>
        </w:r>
      </w:hyperlink>
    </w:p>
    <w:p w14:paraId="35A70673" w14:textId="3072DE04" w:rsidR="0039203E" w:rsidRDefault="0039203E">
      <w:pPr>
        <w:pStyle w:val="TOC1"/>
        <w:rPr>
          <w:rFonts w:asciiTheme="minorHAnsi" w:eastAsiaTheme="minorEastAsia" w:hAnsiTheme="minorHAnsi" w:cstheme="minorBidi"/>
          <w:noProof/>
          <w:kern w:val="2"/>
          <w14:ligatures w14:val="standardContextual"/>
        </w:rPr>
      </w:pPr>
      <w:hyperlink w:anchor="_Toc235096988" w:history="1">
        <w:r w:rsidRPr="000568C7">
          <w:rPr>
            <w:rStyle w:val="Hyperlink"/>
            <w:noProof/>
          </w:rPr>
          <w:t>IHE Technical Frameworks General Introduction Appendices</w:t>
        </w:r>
        <w:r>
          <w:rPr>
            <w:noProof/>
            <w:webHidden/>
          </w:rPr>
          <w:tab/>
        </w:r>
        <w:r>
          <w:rPr>
            <w:noProof/>
            <w:webHidden/>
          </w:rPr>
          <w:fldChar w:fldCharType="begin"/>
        </w:r>
        <w:r>
          <w:rPr>
            <w:noProof/>
            <w:webHidden/>
          </w:rPr>
          <w:instrText xml:space="preserve"> PAGEREF _Toc235096988 \h </w:instrText>
        </w:r>
        <w:r>
          <w:rPr>
            <w:noProof/>
            <w:webHidden/>
          </w:rPr>
        </w:r>
        <w:r>
          <w:rPr>
            <w:noProof/>
            <w:webHidden/>
          </w:rPr>
          <w:fldChar w:fldCharType="separate"/>
        </w:r>
        <w:r>
          <w:rPr>
            <w:noProof/>
            <w:webHidden/>
          </w:rPr>
          <w:t>7</w:t>
        </w:r>
        <w:r>
          <w:rPr>
            <w:noProof/>
            <w:webHidden/>
          </w:rPr>
          <w:fldChar w:fldCharType="end"/>
        </w:r>
      </w:hyperlink>
    </w:p>
    <w:p w14:paraId="63AF342E" w14:textId="67A1C9BC" w:rsidR="0039203E" w:rsidRDefault="0039203E">
      <w:pPr>
        <w:pStyle w:val="TOC1"/>
        <w:rPr>
          <w:rFonts w:asciiTheme="minorHAnsi" w:eastAsiaTheme="minorEastAsia" w:hAnsiTheme="minorHAnsi" w:cstheme="minorBidi"/>
          <w:noProof/>
          <w:kern w:val="2"/>
          <w14:ligatures w14:val="standardContextual"/>
        </w:rPr>
      </w:pPr>
      <w:hyperlink w:anchor="_Toc235096989" w:history="1">
        <w:r w:rsidRPr="000568C7">
          <w:rPr>
            <w:rStyle w:val="Hyperlink"/>
            <w:noProof/>
          </w:rPr>
          <w:t>Appendix A – Actors</w:t>
        </w:r>
        <w:r>
          <w:rPr>
            <w:noProof/>
            <w:webHidden/>
          </w:rPr>
          <w:tab/>
        </w:r>
        <w:r>
          <w:rPr>
            <w:noProof/>
            <w:webHidden/>
          </w:rPr>
          <w:fldChar w:fldCharType="begin"/>
        </w:r>
        <w:r>
          <w:rPr>
            <w:noProof/>
            <w:webHidden/>
          </w:rPr>
          <w:instrText xml:space="preserve"> PAGEREF _Toc235096989 \h </w:instrText>
        </w:r>
        <w:r>
          <w:rPr>
            <w:noProof/>
            <w:webHidden/>
          </w:rPr>
        </w:r>
        <w:r>
          <w:rPr>
            <w:noProof/>
            <w:webHidden/>
          </w:rPr>
          <w:fldChar w:fldCharType="separate"/>
        </w:r>
        <w:r>
          <w:rPr>
            <w:noProof/>
            <w:webHidden/>
          </w:rPr>
          <w:t>7</w:t>
        </w:r>
        <w:r>
          <w:rPr>
            <w:noProof/>
            <w:webHidden/>
          </w:rPr>
          <w:fldChar w:fldCharType="end"/>
        </w:r>
      </w:hyperlink>
    </w:p>
    <w:p w14:paraId="5371B0B6" w14:textId="5B0338F0" w:rsidR="0039203E" w:rsidRDefault="0039203E">
      <w:pPr>
        <w:pStyle w:val="TOC1"/>
        <w:rPr>
          <w:rFonts w:asciiTheme="minorHAnsi" w:eastAsiaTheme="minorEastAsia" w:hAnsiTheme="minorHAnsi" w:cstheme="minorBidi"/>
          <w:noProof/>
          <w:kern w:val="2"/>
          <w14:ligatures w14:val="standardContextual"/>
        </w:rPr>
      </w:pPr>
      <w:hyperlink w:anchor="_Toc235096990" w:history="1">
        <w:r w:rsidRPr="000568C7">
          <w:rPr>
            <w:rStyle w:val="Hyperlink"/>
            <w:noProof/>
          </w:rPr>
          <w:t>Appendix B – Transactions</w:t>
        </w:r>
        <w:r>
          <w:rPr>
            <w:noProof/>
            <w:webHidden/>
          </w:rPr>
          <w:tab/>
        </w:r>
        <w:r>
          <w:rPr>
            <w:noProof/>
            <w:webHidden/>
          </w:rPr>
          <w:fldChar w:fldCharType="begin"/>
        </w:r>
        <w:r>
          <w:rPr>
            <w:noProof/>
            <w:webHidden/>
          </w:rPr>
          <w:instrText xml:space="preserve"> PAGEREF _Toc235096990 \h </w:instrText>
        </w:r>
        <w:r>
          <w:rPr>
            <w:noProof/>
            <w:webHidden/>
          </w:rPr>
        </w:r>
        <w:r>
          <w:rPr>
            <w:noProof/>
            <w:webHidden/>
          </w:rPr>
          <w:fldChar w:fldCharType="separate"/>
        </w:r>
        <w:r>
          <w:rPr>
            <w:noProof/>
            <w:webHidden/>
          </w:rPr>
          <w:t>7</w:t>
        </w:r>
        <w:r>
          <w:rPr>
            <w:noProof/>
            <w:webHidden/>
          </w:rPr>
          <w:fldChar w:fldCharType="end"/>
        </w:r>
      </w:hyperlink>
    </w:p>
    <w:p w14:paraId="4B951474" w14:textId="5D12B0A6" w:rsidR="0039203E" w:rsidRDefault="0039203E">
      <w:pPr>
        <w:pStyle w:val="TOC1"/>
        <w:rPr>
          <w:rFonts w:asciiTheme="minorHAnsi" w:eastAsiaTheme="minorEastAsia" w:hAnsiTheme="minorHAnsi" w:cstheme="minorBidi"/>
          <w:noProof/>
          <w:kern w:val="2"/>
          <w14:ligatures w14:val="standardContextual"/>
        </w:rPr>
      </w:pPr>
      <w:hyperlink w:anchor="_Toc235096991" w:history="1">
        <w:r w:rsidRPr="000568C7">
          <w:rPr>
            <w:rStyle w:val="Hyperlink"/>
            <w:noProof/>
          </w:rPr>
          <w:t>Appendix D – Glossary</w:t>
        </w:r>
        <w:r>
          <w:rPr>
            <w:noProof/>
            <w:webHidden/>
          </w:rPr>
          <w:tab/>
        </w:r>
        <w:r>
          <w:rPr>
            <w:noProof/>
            <w:webHidden/>
          </w:rPr>
          <w:fldChar w:fldCharType="begin"/>
        </w:r>
        <w:r>
          <w:rPr>
            <w:noProof/>
            <w:webHidden/>
          </w:rPr>
          <w:instrText xml:space="preserve"> PAGEREF _Toc235096991 \h </w:instrText>
        </w:r>
        <w:r>
          <w:rPr>
            <w:noProof/>
            <w:webHidden/>
          </w:rPr>
        </w:r>
        <w:r>
          <w:rPr>
            <w:noProof/>
            <w:webHidden/>
          </w:rPr>
          <w:fldChar w:fldCharType="separate"/>
        </w:r>
        <w:r>
          <w:rPr>
            <w:noProof/>
            <w:webHidden/>
          </w:rPr>
          <w:t>8</w:t>
        </w:r>
        <w:r>
          <w:rPr>
            <w:noProof/>
            <w:webHidden/>
          </w:rPr>
          <w:fldChar w:fldCharType="end"/>
        </w:r>
      </w:hyperlink>
    </w:p>
    <w:p w14:paraId="313E73EB" w14:textId="40EB0005" w:rsidR="0039203E" w:rsidRDefault="0039203E">
      <w:pPr>
        <w:pStyle w:val="TOC1"/>
        <w:rPr>
          <w:rFonts w:asciiTheme="minorHAnsi" w:eastAsiaTheme="minorEastAsia" w:hAnsiTheme="minorHAnsi" w:cstheme="minorBidi"/>
          <w:noProof/>
          <w:kern w:val="2"/>
          <w14:ligatures w14:val="standardContextual"/>
        </w:rPr>
      </w:pPr>
      <w:hyperlink w:anchor="_Toc235096992" w:history="1">
        <w:r w:rsidRPr="000568C7">
          <w:rPr>
            <w:rStyle w:val="Hyperlink"/>
            <w:noProof/>
          </w:rPr>
          <w:t>Volume 1 – Profiles</w:t>
        </w:r>
        <w:r>
          <w:rPr>
            <w:noProof/>
            <w:webHidden/>
          </w:rPr>
          <w:tab/>
        </w:r>
        <w:r>
          <w:rPr>
            <w:noProof/>
            <w:webHidden/>
          </w:rPr>
          <w:fldChar w:fldCharType="begin"/>
        </w:r>
        <w:r>
          <w:rPr>
            <w:noProof/>
            <w:webHidden/>
          </w:rPr>
          <w:instrText xml:space="preserve"> PAGEREF _Toc235096992 \h </w:instrText>
        </w:r>
        <w:r>
          <w:rPr>
            <w:noProof/>
            <w:webHidden/>
          </w:rPr>
        </w:r>
        <w:r>
          <w:rPr>
            <w:noProof/>
            <w:webHidden/>
          </w:rPr>
          <w:fldChar w:fldCharType="separate"/>
        </w:r>
        <w:r>
          <w:rPr>
            <w:noProof/>
            <w:webHidden/>
          </w:rPr>
          <w:t>9</w:t>
        </w:r>
        <w:r>
          <w:rPr>
            <w:noProof/>
            <w:webHidden/>
          </w:rPr>
          <w:fldChar w:fldCharType="end"/>
        </w:r>
      </w:hyperlink>
    </w:p>
    <w:p w14:paraId="43F1C6AD" w14:textId="69D144E7" w:rsidR="0039203E" w:rsidRDefault="0039203E">
      <w:pPr>
        <w:pStyle w:val="TOC2"/>
        <w:rPr>
          <w:rFonts w:asciiTheme="minorHAnsi" w:eastAsiaTheme="minorEastAsia" w:hAnsiTheme="minorHAnsi" w:cstheme="minorBidi"/>
          <w:noProof/>
          <w:kern w:val="2"/>
          <w14:ligatures w14:val="standardContextual"/>
        </w:rPr>
      </w:pPr>
      <w:hyperlink w:anchor="_Toc235096993" w:history="1">
        <w:r w:rsidRPr="000568C7">
          <w:rPr>
            <w:rStyle w:val="Hyperlink"/>
            <w:noProof/>
          </w:rPr>
          <w:t>Domain-specific additions</w:t>
        </w:r>
        <w:r>
          <w:rPr>
            <w:noProof/>
            <w:webHidden/>
          </w:rPr>
          <w:tab/>
        </w:r>
        <w:r>
          <w:rPr>
            <w:noProof/>
            <w:webHidden/>
          </w:rPr>
          <w:fldChar w:fldCharType="begin"/>
        </w:r>
        <w:r>
          <w:rPr>
            <w:noProof/>
            <w:webHidden/>
          </w:rPr>
          <w:instrText xml:space="preserve"> PAGEREF _Toc235096993 \h </w:instrText>
        </w:r>
        <w:r>
          <w:rPr>
            <w:noProof/>
            <w:webHidden/>
          </w:rPr>
        </w:r>
        <w:r>
          <w:rPr>
            <w:noProof/>
            <w:webHidden/>
          </w:rPr>
          <w:fldChar w:fldCharType="separate"/>
        </w:r>
        <w:r>
          <w:rPr>
            <w:noProof/>
            <w:webHidden/>
          </w:rPr>
          <w:t>9</w:t>
        </w:r>
        <w:r>
          <w:rPr>
            <w:noProof/>
            <w:webHidden/>
          </w:rPr>
          <w:fldChar w:fldCharType="end"/>
        </w:r>
      </w:hyperlink>
    </w:p>
    <w:p w14:paraId="2D5FBF8E" w14:textId="5929D0EA" w:rsidR="0039203E" w:rsidRDefault="0039203E">
      <w:pPr>
        <w:pStyle w:val="TOC1"/>
        <w:rPr>
          <w:rFonts w:asciiTheme="minorHAnsi" w:eastAsiaTheme="minorEastAsia" w:hAnsiTheme="minorHAnsi" w:cstheme="minorBidi"/>
          <w:noProof/>
          <w:kern w:val="2"/>
          <w14:ligatures w14:val="standardContextual"/>
        </w:rPr>
      </w:pPr>
      <w:hyperlink w:anchor="_Toc235096994" w:history="1">
        <w:r w:rsidRPr="000568C7">
          <w:rPr>
            <w:rStyle w:val="Hyperlink"/>
            <w:noProof/>
          </w:rPr>
          <w:t>14 Point-of-Care Monitored Communication (PCMC) Profile</w:t>
        </w:r>
        <w:r>
          <w:rPr>
            <w:noProof/>
            <w:webHidden/>
          </w:rPr>
          <w:tab/>
        </w:r>
        <w:r>
          <w:rPr>
            <w:noProof/>
            <w:webHidden/>
          </w:rPr>
          <w:fldChar w:fldCharType="begin"/>
        </w:r>
        <w:r>
          <w:rPr>
            <w:noProof/>
            <w:webHidden/>
          </w:rPr>
          <w:instrText xml:space="preserve"> PAGEREF _Toc235096994 \h </w:instrText>
        </w:r>
        <w:r>
          <w:rPr>
            <w:noProof/>
            <w:webHidden/>
          </w:rPr>
        </w:r>
        <w:r>
          <w:rPr>
            <w:noProof/>
            <w:webHidden/>
          </w:rPr>
          <w:fldChar w:fldCharType="separate"/>
        </w:r>
        <w:r>
          <w:rPr>
            <w:noProof/>
            <w:webHidden/>
          </w:rPr>
          <w:t>10</w:t>
        </w:r>
        <w:r>
          <w:rPr>
            <w:noProof/>
            <w:webHidden/>
          </w:rPr>
          <w:fldChar w:fldCharType="end"/>
        </w:r>
      </w:hyperlink>
    </w:p>
    <w:p w14:paraId="4D4462DB" w14:textId="27CCD2FB" w:rsidR="0039203E" w:rsidRDefault="0039203E">
      <w:pPr>
        <w:pStyle w:val="TOC2"/>
        <w:rPr>
          <w:rFonts w:asciiTheme="minorHAnsi" w:eastAsiaTheme="minorEastAsia" w:hAnsiTheme="minorHAnsi" w:cstheme="minorBidi"/>
          <w:noProof/>
          <w:kern w:val="2"/>
          <w14:ligatures w14:val="standardContextual"/>
        </w:rPr>
      </w:pPr>
      <w:hyperlink w:anchor="_Toc235096995" w:history="1">
        <w:r w:rsidRPr="000568C7">
          <w:rPr>
            <w:rStyle w:val="Hyperlink"/>
            <w:noProof/>
          </w:rPr>
          <w:t>14.1 PCMC Actors, Transactions, and Content Modules</w:t>
        </w:r>
        <w:r>
          <w:rPr>
            <w:noProof/>
            <w:webHidden/>
          </w:rPr>
          <w:tab/>
        </w:r>
        <w:r>
          <w:rPr>
            <w:noProof/>
            <w:webHidden/>
          </w:rPr>
          <w:fldChar w:fldCharType="begin"/>
        </w:r>
        <w:r>
          <w:rPr>
            <w:noProof/>
            <w:webHidden/>
          </w:rPr>
          <w:instrText xml:space="preserve"> PAGEREF _Toc235096995 \h </w:instrText>
        </w:r>
        <w:r>
          <w:rPr>
            <w:noProof/>
            <w:webHidden/>
          </w:rPr>
        </w:r>
        <w:r>
          <w:rPr>
            <w:noProof/>
            <w:webHidden/>
          </w:rPr>
          <w:fldChar w:fldCharType="separate"/>
        </w:r>
        <w:r>
          <w:rPr>
            <w:noProof/>
            <w:webHidden/>
          </w:rPr>
          <w:t>10</w:t>
        </w:r>
        <w:r>
          <w:rPr>
            <w:noProof/>
            <w:webHidden/>
          </w:rPr>
          <w:fldChar w:fldCharType="end"/>
        </w:r>
      </w:hyperlink>
    </w:p>
    <w:p w14:paraId="53915535" w14:textId="1D1EC96B" w:rsidR="0039203E" w:rsidRDefault="0039203E">
      <w:pPr>
        <w:pStyle w:val="TOC3"/>
        <w:rPr>
          <w:rFonts w:asciiTheme="minorHAnsi" w:eastAsiaTheme="minorEastAsia" w:hAnsiTheme="minorHAnsi" w:cstheme="minorBidi"/>
          <w:noProof/>
          <w:kern w:val="2"/>
          <w14:ligatures w14:val="standardContextual"/>
        </w:rPr>
      </w:pPr>
      <w:hyperlink w:anchor="_Toc235096996" w:history="1">
        <w:r w:rsidRPr="000568C7">
          <w:rPr>
            <w:rStyle w:val="Hyperlink"/>
            <w:bCs/>
            <w:noProof/>
          </w:rPr>
          <w:t>14.1.1 Actor Descriptions and Actor Profile Requirements</w:t>
        </w:r>
        <w:r>
          <w:rPr>
            <w:noProof/>
            <w:webHidden/>
          </w:rPr>
          <w:tab/>
        </w:r>
        <w:r>
          <w:rPr>
            <w:noProof/>
            <w:webHidden/>
          </w:rPr>
          <w:fldChar w:fldCharType="begin"/>
        </w:r>
        <w:r>
          <w:rPr>
            <w:noProof/>
            <w:webHidden/>
          </w:rPr>
          <w:instrText xml:space="preserve"> PAGEREF _Toc235096996 \h </w:instrText>
        </w:r>
        <w:r>
          <w:rPr>
            <w:noProof/>
            <w:webHidden/>
          </w:rPr>
        </w:r>
        <w:r>
          <w:rPr>
            <w:noProof/>
            <w:webHidden/>
          </w:rPr>
          <w:fldChar w:fldCharType="separate"/>
        </w:r>
        <w:r>
          <w:rPr>
            <w:noProof/>
            <w:webHidden/>
          </w:rPr>
          <w:t>11</w:t>
        </w:r>
        <w:r>
          <w:rPr>
            <w:noProof/>
            <w:webHidden/>
          </w:rPr>
          <w:fldChar w:fldCharType="end"/>
        </w:r>
      </w:hyperlink>
    </w:p>
    <w:p w14:paraId="097EB071" w14:textId="476AC059" w:rsidR="0039203E" w:rsidRDefault="0039203E">
      <w:pPr>
        <w:pStyle w:val="TOC4"/>
        <w:rPr>
          <w:rFonts w:asciiTheme="minorHAnsi" w:eastAsiaTheme="minorEastAsia" w:hAnsiTheme="minorHAnsi" w:cstheme="minorBidi"/>
          <w:noProof/>
          <w:kern w:val="2"/>
          <w14:ligatures w14:val="standardContextual"/>
        </w:rPr>
      </w:pPr>
      <w:hyperlink w:anchor="_Toc235096997" w:history="1">
        <w:r w:rsidRPr="000568C7">
          <w:rPr>
            <w:rStyle w:val="Hyperlink"/>
            <w:noProof/>
          </w:rPr>
          <w:t>14.1.1.1 Heartbeat Reporter</w:t>
        </w:r>
        <w:r>
          <w:rPr>
            <w:noProof/>
            <w:webHidden/>
          </w:rPr>
          <w:tab/>
        </w:r>
        <w:r>
          <w:rPr>
            <w:noProof/>
            <w:webHidden/>
          </w:rPr>
          <w:fldChar w:fldCharType="begin"/>
        </w:r>
        <w:r>
          <w:rPr>
            <w:noProof/>
            <w:webHidden/>
          </w:rPr>
          <w:instrText xml:space="preserve"> PAGEREF _Toc235096997 \h </w:instrText>
        </w:r>
        <w:r>
          <w:rPr>
            <w:noProof/>
            <w:webHidden/>
          </w:rPr>
        </w:r>
        <w:r>
          <w:rPr>
            <w:noProof/>
            <w:webHidden/>
          </w:rPr>
          <w:fldChar w:fldCharType="separate"/>
        </w:r>
        <w:r>
          <w:rPr>
            <w:noProof/>
            <w:webHidden/>
          </w:rPr>
          <w:t>12</w:t>
        </w:r>
        <w:r>
          <w:rPr>
            <w:noProof/>
            <w:webHidden/>
          </w:rPr>
          <w:fldChar w:fldCharType="end"/>
        </w:r>
      </w:hyperlink>
    </w:p>
    <w:p w14:paraId="5C439EE3" w14:textId="79F9D1A3" w:rsidR="0039203E" w:rsidRDefault="0039203E">
      <w:pPr>
        <w:pStyle w:val="TOC4"/>
        <w:rPr>
          <w:rFonts w:asciiTheme="minorHAnsi" w:eastAsiaTheme="minorEastAsia" w:hAnsiTheme="minorHAnsi" w:cstheme="minorBidi"/>
          <w:noProof/>
          <w:kern w:val="2"/>
          <w14:ligatures w14:val="standardContextual"/>
        </w:rPr>
      </w:pPr>
      <w:hyperlink w:anchor="_Toc235096998" w:history="1">
        <w:r w:rsidRPr="000568C7">
          <w:rPr>
            <w:rStyle w:val="Hyperlink"/>
            <w:noProof/>
          </w:rPr>
          <w:t>14.1.1.2 Heartbeat Consumer</w:t>
        </w:r>
        <w:r>
          <w:rPr>
            <w:noProof/>
            <w:webHidden/>
          </w:rPr>
          <w:tab/>
        </w:r>
        <w:r>
          <w:rPr>
            <w:noProof/>
            <w:webHidden/>
          </w:rPr>
          <w:fldChar w:fldCharType="begin"/>
        </w:r>
        <w:r>
          <w:rPr>
            <w:noProof/>
            <w:webHidden/>
          </w:rPr>
          <w:instrText xml:space="preserve"> PAGEREF _Toc235096998 \h </w:instrText>
        </w:r>
        <w:r>
          <w:rPr>
            <w:noProof/>
            <w:webHidden/>
          </w:rPr>
        </w:r>
        <w:r>
          <w:rPr>
            <w:noProof/>
            <w:webHidden/>
          </w:rPr>
          <w:fldChar w:fldCharType="separate"/>
        </w:r>
        <w:r>
          <w:rPr>
            <w:noProof/>
            <w:webHidden/>
          </w:rPr>
          <w:t>12</w:t>
        </w:r>
        <w:r>
          <w:rPr>
            <w:noProof/>
            <w:webHidden/>
          </w:rPr>
          <w:fldChar w:fldCharType="end"/>
        </w:r>
      </w:hyperlink>
    </w:p>
    <w:p w14:paraId="29336161" w14:textId="2578B91C" w:rsidR="0039203E" w:rsidRDefault="0039203E">
      <w:pPr>
        <w:pStyle w:val="TOC2"/>
        <w:rPr>
          <w:rFonts w:asciiTheme="minorHAnsi" w:eastAsiaTheme="minorEastAsia" w:hAnsiTheme="minorHAnsi" w:cstheme="minorBidi"/>
          <w:noProof/>
          <w:kern w:val="2"/>
          <w14:ligatures w14:val="standardContextual"/>
        </w:rPr>
      </w:pPr>
      <w:hyperlink w:anchor="_Toc235096999" w:history="1">
        <w:r w:rsidRPr="000568C7">
          <w:rPr>
            <w:rStyle w:val="Hyperlink"/>
            <w:noProof/>
          </w:rPr>
          <w:t>14.2 PCMC Actor Options</w:t>
        </w:r>
        <w:r>
          <w:rPr>
            <w:noProof/>
            <w:webHidden/>
          </w:rPr>
          <w:tab/>
        </w:r>
        <w:r>
          <w:rPr>
            <w:noProof/>
            <w:webHidden/>
          </w:rPr>
          <w:fldChar w:fldCharType="begin"/>
        </w:r>
        <w:r>
          <w:rPr>
            <w:noProof/>
            <w:webHidden/>
          </w:rPr>
          <w:instrText xml:space="preserve"> PAGEREF _Toc235096999 \h </w:instrText>
        </w:r>
        <w:r>
          <w:rPr>
            <w:noProof/>
            <w:webHidden/>
          </w:rPr>
        </w:r>
        <w:r>
          <w:rPr>
            <w:noProof/>
            <w:webHidden/>
          </w:rPr>
          <w:fldChar w:fldCharType="separate"/>
        </w:r>
        <w:r>
          <w:rPr>
            <w:noProof/>
            <w:webHidden/>
          </w:rPr>
          <w:t>12</w:t>
        </w:r>
        <w:r>
          <w:rPr>
            <w:noProof/>
            <w:webHidden/>
          </w:rPr>
          <w:fldChar w:fldCharType="end"/>
        </w:r>
      </w:hyperlink>
    </w:p>
    <w:p w14:paraId="332B83D5" w14:textId="065D1BB4" w:rsidR="0039203E" w:rsidRDefault="0039203E">
      <w:pPr>
        <w:pStyle w:val="TOC2"/>
        <w:rPr>
          <w:rFonts w:asciiTheme="minorHAnsi" w:eastAsiaTheme="minorEastAsia" w:hAnsiTheme="minorHAnsi" w:cstheme="minorBidi"/>
          <w:noProof/>
          <w:kern w:val="2"/>
          <w14:ligatures w14:val="standardContextual"/>
        </w:rPr>
      </w:pPr>
      <w:hyperlink w:anchor="_Toc235097000" w:history="1">
        <w:r w:rsidRPr="000568C7">
          <w:rPr>
            <w:rStyle w:val="Hyperlink"/>
            <w:noProof/>
          </w:rPr>
          <w:t>14.3 PCMC Required Actor Groupings</w:t>
        </w:r>
        <w:r>
          <w:rPr>
            <w:noProof/>
            <w:webHidden/>
          </w:rPr>
          <w:tab/>
        </w:r>
        <w:r>
          <w:rPr>
            <w:noProof/>
            <w:webHidden/>
          </w:rPr>
          <w:fldChar w:fldCharType="begin"/>
        </w:r>
        <w:r>
          <w:rPr>
            <w:noProof/>
            <w:webHidden/>
          </w:rPr>
          <w:instrText xml:space="preserve"> PAGEREF _Toc235097000 \h </w:instrText>
        </w:r>
        <w:r>
          <w:rPr>
            <w:noProof/>
            <w:webHidden/>
          </w:rPr>
        </w:r>
        <w:r>
          <w:rPr>
            <w:noProof/>
            <w:webHidden/>
          </w:rPr>
          <w:fldChar w:fldCharType="separate"/>
        </w:r>
        <w:r>
          <w:rPr>
            <w:noProof/>
            <w:webHidden/>
          </w:rPr>
          <w:t>12</w:t>
        </w:r>
        <w:r>
          <w:rPr>
            <w:noProof/>
            <w:webHidden/>
          </w:rPr>
          <w:fldChar w:fldCharType="end"/>
        </w:r>
      </w:hyperlink>
    </w:p>
    <w:p w14:paraId="276D41B2" w14:textId="3DCF7DD2" w:rsidR="0039203E" w:rsidRDefault="0039203E">
      <w:pPr>
        <w:pStyle w:val="TOC2"/>
        <w:rPr>
          <w:rFonts w:asciiTheme="minorHAnsi" w:eastAsiaTheme="minorEastAsia" w:hAnsiTheme="minorHAnsi" w:cstheme="minorBidi"/>
          <w:noProof/>
          <w:kern w:val="2"/>
          <w14:ligatures w14:val="standardContextual"/>
        </w:rPr>
      </w:pPr>
      <w:hyperlink w:anchor="_Toc235097001" w:history="1">
        <w:r w:rsidRPr="000568C7">
          <w:rPr>
            <w:rStyle w:val="Hyperlink"/>
            <w:noProof/>
          </w:rPr>
          <w:t>14.4 PCMC Overview</w:t>
        </w:r>
        <w:r>
          <w:rPr>
            <w:noProof/>
            <w:webHidden/>
          </w:rPr>
          <w:tab/>
        </w:r>
        <w:r>
          <w:rPr>
            <w:noProof/>
            <w:webHidden/>
          </w:rPr>
          <w:fldChar w:fldCharType="begin"/>
        </w:r>
        <w:r>
          <w:rPr>
            <w:noProof/>
            <w:webHidden/>
          </w:rPr>
          <w:instrText xml:space="preserve"> PAGEREF _Toc235097001 \h </w:instrText>
        </w:r>
        <w:r>
          <w:rPr>
            <w:noProof/>
            <w:webHidden/>
          </w:rPr>
        </w:r>
        <w:r>
          <w:rPr>
            <w:noProof/>
            <w:webHidden/>
          </w:rPr>
          <w:fldChar w:fldCharType="separate"/>
        </w:r>
        <w:r>
          <w:rPr>
            <w:noProof/>
            <w:webHidden/>
          </w:rPr>
          <w:t>13</w:t>
        </w:r>
        <w:r>
          <w:rPr>
            <w:noProof/>
            <w:webHidden/>
          </w:rPr>
          <w:fldChar w:fldCharType="end"/>
        </w:r>
      </w:hyperlink>
    </w:p>
    <w:p w14:paraId="257E0FCD" w14:textId="072542B3" w:rsidR="0039203E" w:rsidRDefault="0039203E">
      <w:pPr>
        <w:pStyle w:val="TOC3"/>
        <w:rPr>
          <w:rFonts w:asciiTheme="minorHAnsi" w:eastAsiaTheme="minorEastAsia" w:hAnsiTheme="minorHAnsi" w:cstheme="minorBidi"/>
          <w:noProof/>
          <w:kern w:val="2"/>
          <w14:ligatures w14:val="standardContextual"/>
        </w:rPr>
      </w:pPr>
      <w:hyperlink w:anchor="_Toc235097002" w:history="1">
        <w:r w:rsidRPr="000568C7">
          <w:rPr>
            <w:rStyle w:val="Hyperlink"/>
            <w:bCs/>
            <w:noProof/>
          </w:rPr>
          <w:t>14.4.1 Concepts</w:t>
        </w:r>
        <w:r>
          <w:rPr>
            <w:noProof/>
            <w:webHidden/>
          </w:rPr>
          <w:tab/>
        </w:r>
        <w:r>
          <w:rPr>
            <w:noProof/>
            <w:webHidden/>
          </w:rPr>
          <w:fldChar w:fldCharType="begin"/>
        </w:r>
        <w:r>
          <w:rPr>
            <w:noProof/>
            <w:webHidden/>
          </w:rPr>
          <w:instrText xml:space="preserve"> PAGEREF _Toc235097002 \h </w:instrText>
        </w:r>
        <w:r>
          <w:rPr>
            <w:noProof/>
            <w:webHidden/>
          </w:rPr>
        </w:r>
        <w:r>
          <w:rPr>
            <w:noProof/>
            <w:webHidden/>
          </w:rPr>
          <w:fldChar w:fldCharType="separate"/>
        </w:r>
        <w:r>
          <w:rPr>
            <w:noProof/>
            <w:webHidden/>
          </w:rPr>
          <w:t>13</w:t>
        </w:r>
        <w:r>
          <w:rPr>
            <w:noProof/>
            <w:webHidden/>
          </w:rPr>
          <w:fldChar w:fldCharType="end"/>
        </w:r>
      </w:hyperlink>
    </w:p>
    <w:p w14:paraId="7030DF8C" w14:textId="3420D21A" w:rsidR="0039203E" w:rsidRDefault="0039203E">
      <w:pPr>
        <w:pStyle w:val="TOC3"/>
        <w:rPr>
          <w:rFonts w:asciiTheme="minorHAnsi" w:eastAsiaTheme="minorEastAsia" w:hAnsiTheme="minorHAnsi" w:cstheme="minorBidi"/>
          <w:noProof/>
          <w:kern w:val="2"/>
          <w14:ligatures w14:val="standardContextual"/>
        </w:rPr>
      </w:pPr>
      <w:hyperlink w:anchor="_Toc235097003" w:history="1">
        <w:r w:rsidRPr="000568C7">
          <w:rPr>
            <w:rStyle w:val="Hyperlink"/>
            <w:bCs/>
            <w:noProof/>
          </w:rPr>
          <w:t>14.4.2 Use Cases</w:t>
        </w:r>
        <w:r>
          <w:rPr>
            <w:noProof/>
            <w:webHidden/>
          </w:rPr>
          <w:tab/>
        </w:r>
        <w:r>
          <w:rPr>
            <w:noProof/>
            <w:webHidden/>
          </w:rPr>
          <w:fldChar w:fldCharType="begin"/>
        </w:r>
        <w:r>
          <w:rPr>
            <w:noProof/>
            <w:webHidden/>
          </w:rPr>
          <w:instrText xml:space="preserve"> PAGEREF _Toc235097003 \h </w:instrText>
        </w:r>
        <w:r>
          <w:rPr>
            <w:noProof/>
            <w:webHidden/>
          </w:rPr>
        </w:r>
        <w:r>
          <w:rPr>
            <w:noProof/>
            <w:webHidden/>
          </w:rPr>
          <w:fldChar w:fldCharType="separate"/>
        </w:r>
        <w:r>
          <w:rPr>
            <w:noProof/>
            <w:webHidden/>
          </w:rPr>
          <w:t>13</w:t>
        </w:r>
        <w:r>
          <w:rPr>
            <w:noProof/>
            <w:webHidden/>
          </w:rPr>
          <w:fldChar w:fldCharType="end"/>
        </w:r>
      </w:hyperlink>
    </w:p>
    <w:p w14:paraId="1DFCE0EB" w14:textId="436D0628" w:rsidR="0039203E" w:rsidRDefault="0039203E">
      <w:pPr>
        <w:pStyle w:val="TOC4"/>
        <w:rPr>
          <w:rFonts w:asciiTheme="minorHAnsi" w:eastAsiaTheme="minorEastAsia" w:hAnsiTheme="minorHAnsi" w:cstheme="minorBidi"/>
          <w:noProof/>
          <w:kern w:val="2"/>
          <w14:ligatures w14:val="standardContextual"/>
        </w:rPr>
      </w:pPr>
      <w:hyperlink w:anchor="_Toc235097004" w:history="1">
        <w:r w:rsidRPr="000568C7">
          <w:rPr>
            <w:rStyle w:val="Hyperlink"/>
            <w:noProof/>
          </w:rPr>
          <w:t>14.4.2.1 Use Case #1: Reliable Alert Distribution</w:t>
        </w:r>
        <w:r>
          <w:rPr>
            <w:noProof/>
            <w:webHidden/>
          </w:rPr>
          <w:tab/>
        </w:r>
        <w:r>
          <w:rPr>
            <w:noProof/>
            <w:webHidden/>
          </w:rPr>
          <w:fldChar w:fldCharType="begin"/>
        </w:r>
        <w:r>
          <w:rPr>
            <w:noProof/>
            <w:webHidden/>
          </w:rPr>
          <w:instrText xml:space="preserve"> PAGEREF _Toc235097004 \h </w:instrText>
        </w:r>
        <w:r>
          <w:rPr>
            <w:noProof/>
            <w:webHidden/>
          </w:rPr>
        </w:r>
        <w:r>
          <w:rPr>
            <w:noProof/>
            <w:webHidden/>
          </w:rPr>
          <w:fldChar w:fldCharType="separate"/>
        </w:r>
        <w:r>
          <w:rPr>
            <w:noProof/>
            <w:webHidden/>
          </w:rPr>
          <w:t>13</w:t>
        </w:r>
        <w:r>
          <w:rPr>
            <w:noProof/>
            <w:webHidden/>
          </w:rPr>
          <w:fldChar w:fldCharType="end"/>
        </w:r>
      </w:hyperlink>
    </w:p>
    <w:p w14:paraId="094D4FF2" w14:textId="25C8F3A6" w:rsidR="0039203E" w:rsidRDefault="0039203E">
      <w:pPr>
        <w:pStyle w:val="TOC5"/>
        <w:rPr>
          <w:rFonts w:asciiTheme="minorHAnsi" w:eastAsiaTheme="minorEastAsia" w:hAnsiTheme="minorHAnsi" w:cstheme="minorBidi"/>
          <w:noProof/>
          <w:kern w:val="2"/>
          <w14:ligatures w14:val="standardContextual"/>
        </w:rPr>
      </w:pPr>
      <w:hyperlink w:anchor="_Toc235097005" w:history="1">
        <w:r w:rsidRPr="000568C7">
          <w:rPr>
            <w:rStyle w:val="Hyperlink"/>
            <w:noProof/>
          </w:rPr>
          <w:t>14.4.2.1.1 Reliable Alert Distribution</w:t>
        </w:r>
        <w:r w:rsidRPr="000568C7">
          <w:rPr>
            <w:rStyle w:val="Hyperlink"/>
            <w:bCs/>
            <w:noProof/>
          </w:rPr>
          <w:t xml:space="preserve"> </w:t>
        </w:r>
        <w:r w:rsidRPr="000568C7">
          <w:rPr>
            <w:rStyle w:val="Hyperlink"/>
            <w:noProof/>
          </w:rPr>
          <w:t>Use Case Description</w:t>
        </w:r>
        <w:r>
          <w:rPr>
            <w:noProof/>
            <w:webHidden/>
          </w:rPr>
          <w:tab/>
        </w:r>
        <w:r>
          <w:rPr>
            <w:noProof/>
            <w:webHidden/>
          </w:rPr>
          <w:fldChar w:fldCharType="begin"/>
        </w:r>
        <w:r>
          <w:rPr>
            <w:noProof/>
            <w:webHidden/>
          </w:rPr>
          <w:instrText xml:space="preserve"> PAGEREF _Toc235097005 \h </w:instrText>
        </w:r>
        <w:r>
          <w:rPr>
            <w:noProof/>
            <w:webHidden/>
          </w:rPr>
        </w:r>
        <w:r>
          <w:rPr>
            <w:noProof/>
            <w:webHidden/>
          </w:rPr>
          <w:fldChar w:fldCharType="separate"/>
        </w:r>
        <w:r>
          <w:rPr>
            <w:noProof/>
            <w:webHidden/>
          </w:rPr>
          <w:t>13</w:t>
        </w:r>
        <w:r>
          <w:rPr>
            <w:noProof/>
            <w:webHidden/>
          </w:rPr>
          <w:fldChar w:fldCharType="end"/>
        </w:r>
      </w:hyperlink>
    </w:p>
    <w:p w14:paraId="7600AFB5" w14:textId="63FB40D6" w:rsidR="0039203E" w:rsidRDefault="0039203E">
      <w:pPr>
        <w:pStyle w:val="TOC5"/>
        <w:rPr>
          <w:rFonts w:asciiTheme="minorHAnsi" w:eastAsiaTheme="minorEastAsia" w:hAnsiTheme="minorHAnsi" w:cstheme="minorBidi"/>
          <w:noProof/>
          <w:kern w:val="2"/>
          <w14:ligatures w14:val="standardContextual"/>
        </w:rPr>
      </w:pPr>
      <w:hyperlink w:anchor="_Toc235097006" w:history="1">
        <w:r w:rsidRPr="000568C7">
          <w:rPr>
            <w:rStyle w:val="Hyperlink"/>
            <w:noProof/>
          </w:rPr>
          <w:t>14.4.2.1.2 Reliable Alert Distribution Process Flow</w:t>
        </w:r>
        <w:r>
          <w:rPr>
            <w:noProof/>
            <w:webHidden/>
          </w:rPr>
          <w:tab/>
        </w:r>
        <w:r>
          <w:rPr>
            <w:noProof/>
            <w:webHidden/>
          </w:rPr>
          <w:fldChar w:fldCharType="begin"/>
        </w:r>
        <w:r>
          <w:rPr>
            <w:noProof/>
            <w:webHidden/>
          </w:rPr>
          <w:instrText xml:space="preserve"> PAGEREF _Toc235097006 \h </w:instrText>
        </w:r>
        <w:r>
          <w:rPr>
            <w:noProof/>
            <w:webHidden/>
          </w:rPr>
        </w:r>
        <w:r>
          <w:rPr>
            <w:noProof/>
            <w:webHidden/>
          </w:rPr>
          <w:fldChar w:fldCharType="separate"/>
        </w:r>
        <w:r>
          <w:rPr>
            <w:noProof/>
            <w:webHidden/>
          </w:rPr>
          <w:t>13</w:t>
        </w:r>
        <w:r>
          <w:rPr>
            <w:noProof/>
            <w:webHidden/>
          </w:rPr>
          <w:fldChar w:fldCharType="end"/>
        </w:r>
      </w:hyperlink>
    </w:p>
    <w:p w14:paraId="1361A6D2" w14:textId="6728DEC7" w:rsidR="0039203E" w:rsidRDefault="0039203E">
      <w:pPr>
        <w:pStyle w:val="TOC2"/>
        <w:rPr>
          <w:rFonts w:asciiTheme="minorHAnsi" w:eastAsiaTheme="minorEastAsia" w:hAnsiTheme="minorHAnsi" w:cstheme="minorBidi"/>
          <w:noProof/>
          <w:kern w:val="2"/>
          <w14:ligatures w14:val="standardContextual"/>
        </w:rPr>
      </w:pPr>
      <w:hyperlink w:anchor="_Toc235097007" w:history="1">
        <w:r w:rsidRPr="000568C7">
          <w:rPr>
            <w:rStyle w:val="Hyperlink"/>
            <w:noProof/>
          </w:rPr>
          <w:t>14.5 PCMC Security Considerations</w:t>
        </w:r>
        <w:r>
          <w:rPr>
            <w:noProof/>
            <w:webHidden/>
          </w:rPr>
          <w:tab/>
        </w:r>
        <w:r>
          <w:rPr>
            <w:noProof/>
            <w:webHidden/>
          </w:rPr>
          <w:fldChar w:fldCharType="begin"/>
        </w:r>
        <w:r>
          <w:rPr>
            <w:noProof/>
            <w:webHidden/>
          </w:rPr>
          <w:instrText xml:space="preserve"> PAGEREF _Toc235097007 \h </w:instrText>
        </w:r>
        <w:r>
          <w:rPr>
            <w:noProof/>
            <w:webHidden/>
          </w:rPr>
        </w:r>
        <w:r>
          <w:rPr>
            <w:noProof/>
            <w:webHidden/>
          </w:rPr>
          <w:fldChar w:fldCharType="separate"/>
        </w:r>
        <w:r>
          <w:rPr>
            <w:noProof/>
            <w:webHidden/>
          </w:rPr>
          <w:t>14</w:t>
        </w:r>
        <w:r>
          <w:rPr>
            <w:noProof/>
            <w:webHidden/>
          </w:rPr>
          <w:fldChar w:fldCharType="end"/>
        </w:r>
      </w:hyperlink>
    </w:p>
    <w:p w14:paraId="244987B4" w14:textId="1E6C9920" w:rsidR="0039203E" w:rsidRDefault="0039203E">
      <w:pPr>
        <w:pStyle w:val="TOC2"/>
        <w:rPr>
          <w:rFonts w:asciiTheme="minorHAnsi" w:eastAsiaTheme="minorEastAsia" w:hAnsiTheme="minorHAnsi" w:cstheme="minorBidi"/>
          <w:noProof/>
          <w:kern w:val="2"/>
          <w14:ligatures w14:val="standardContextual"/>
        </w:rPr>
      </w:pPr>
      <w:hyperlink w:anchor="_Toc235097008" w:history="1">
        <w:r w:rsidRPr="000568C7">
          <w:rPr>
            <w:rStyle w:val="Hyperlink"/>
            <w:noProof/>
          </w:rPr>
          <w:t>14.6 PCMC Cross Profile Considerations</w:t>
        </w:r>
        <w:r>
          <w:rPr>
            <w:noProof/>
            <w:webHidden/>
          </w:rPr>
          <w:tab/>
        </w:r>
        <w:r>
          <w:rPr>
            <w:noProof/>
            <w:webHidden/>
          </w:rPr>
          <w:fldChar w:fldCharType="begin"/>
        </w:r>
        <w:r>
          <w:rPr>
            <w:noProof/>
            <w:webHidden/>
          </w:rPr>
          <w:instrText xml:space="preserve"> PAGEREF _Toc235097008 \h </w:instrText>
        </w:r>
        <w:r>
          <w:rPr>
            <w:noProof/>
            <w:webHidden/>
          </w:rPr>
        </w:r>
        <w:r>
          <w:rPr>
            <w:noProof/>
            <w:webHidden/>
          </w:rPr>
          <w:fldChar w:fldCharType="separate"/>
        </w:r>
        <w:r>
          <w:rPr>
            <w:noProof/>
            <w:webHidden/>
          </w:rPr>
          <w:t>14</w:t>
        </w:r>
        <w:r>
          <w:rPr>
            <w:noProof/>
            <w:webHidden/>
          </w:rPr>
          <w:fldChar w:fldCharType="end"/>
        </w:r>
      </w:hyperlink>
    </w:p>
    <w:p w14:paraId="33E7CDD2" w14:textId="44339071" w:rsidR="0039203E" w:rsidRDefault="0039203E">
      <w:pPr>
        <w:pStyle w:val="TOC1"/>
        <w:rPr>
          <w:rFonts w:asciiTheme="minorHAnsi" w:eastAsiaTheme="minorEastAsia" w:hAnsiTheme="minorHAnsi" w:cstheme="minorBidi"/>
          <w:noProof/>
          <w:kern w:val="2"/>
          <w14:ligatures w14:val="standardContextual"/>
        </w:rPr>
      </w:pPr>
      <w:hyperlink w:anchor="_Toc235097009" w:history="1">
        <w:r w:rsidRPr="000568C7">
          <w:rPr>
            <w:rStyle w:val="Hyperlink"/>
            <w:noProof/>
          </w:rPr>
          <w:t>Appendices to Volume 1</w:t>
        </w:r>
        <w:r>
          <w:rPr>
            <w:noProof/>
            <w:webHidden/>
          </w:rPr>
          <w:tab/>
        </w:r>
        <w:r>
          <w:rPr>
            <w:noProof/>
            <w:webHidden/>
          </w:rPr>
          <w:fldChar w:fldCharType="begin"/>
        </w:r>
        <w:r>
          <w:rPr>
            <w:noProof/>
            <w:webHidden/>
          </w:rPr>
          <w:instrText xml:space="preserve"> PAGEREF _Toc235097009 \h </w:instrText>
        </w:r>
        <w:r>
          <w:rPr>
            <w:noProof/>
            <w:webHidden/>
          </w:rPr>
        </w:r>
        <w:r>
          <w:rPr>
            <w:noProof/>
            <w:webHidden/>
          </w:rPr>
          <w:fldChar w:fldCharType="separate"/>
        </w:r>
        <w:r>
          <w:rPr>
            <w:noProof/>
            <w:webHidden/>
          </w:rPr>
          <w:t>15</w:t>
        </w:r>
        <w:r>
          <w:rPr>
            <w:noProof/>
            <w:webHidden/>
          </w:rPr>
          <w:fldChar w:fldCharType="end"/>
        </w:r>
      </w:hyperlink>
    </w:p>
    <w:p w14:paraId="5ECFCB6D" w14:textId="6BD65305" w:rsidR="0039203E" w:rsidRDefault="0039203E">
      <w:pPr>
        <w:pStyle w:val="TOC1"/>
        <w:rPr>
          <w:rFonts w:asciiTheme="minorHAnsi" w:eastAsiaTheme="minorEastAsia" w:hAnsiTheme="minorHAnsi" w:cstheme="minorBidi"/>
          <w:noProof/>
          <w:kern w:val="2"/>
          <w14:ligatures w14:val="standardContextual"/>
        </w:rPr>
      </w:pPr>
      <w:hyperlink w:anchor="_Toc235097010" w:history="1">
        <w:r w:rsidRPr="000568C7">
          <w:rPr>
            <w:rStyle w:val="Hyperlink"/>
            <w:noProof/>
          </w:rPr>
          <w:t>Volume 2 – Transactions</w:t>
        </w:r>
        <w:r>
          <w:rPr>
            <w:noProof/>
            <w:webHidden/>
          </w:rPr>
          <w:tab/>
        </w:r>
        <w:r>
          <w:rPr>
            <w:noProof/>
            <w:webHidden/>
          </w:rPr>
          <w:fldChar w:fldCharType="begin"/>
        </w:r>
        <w:r>
          <w:rPr>
            <w:noProof/>
            <w:webHidden/>
          </w:rPr>
          <w:instrText xml:space="preserve"> PAGEREF _Toc235097010 \h </w:instrText>
        </w:r>
        <w:r>
          <w:rPr>
            <w:noProof/>
            <w:webHidden/>
          </w:rPr>
        </w:r>
        <w:r>
          <w:rPr>
            <w:noProof/>
            <w:webHidden/>
          </w:rPr>
          <w:fldChar w:fldCharType="separate"/>
        </w:r>
        <w:r>
          <w:rPr>
            <w:noProof/>
            <w:webHidden/>
          </w:rPr>
          <w:t>16</w:t>
        </w:r>
        <w:r>
          <w:rPr>
            <w:noProof/>
            <w:webHidden/>
          </w:rPr>
          <w:fldChar w:fldCharType="end"/>
        </w:r>
      </w:hyperlink>
    </w:p>
    <w:p w14:paraId="64BC0224" w14:textId="494EE846" w:rsidR="0039203E" w:rsidRDefault="0039203E">
      <w:pPr>
        <w:pStyle w:val="TOC2"/>
        <w:rPr>
          <w:rFonts w:asciiTheme="minorHAnsi" w:eastAsiaTheme="minorEastAsia" w:hAnsiTheme="minorHAnsi" w:cstheme="minorBidi"/>
          <w:noProof/>
          <w:kern w:val="2"/>
          <w14:ligatures w14:val="standardContextual"/>
        </w:rPr>
      </w:pPr>
      <w:hyperlink w:anchor="_Toc235097011" w:history="1">
        <w:r w:rsidRPr="000568C7">
          <w:rPr>
            <w:rStyle w:val="Hyperlink"/>
            <w:noProof/>
          </w:rPr>
          <w:t>3.53 Send Heartbeat Message [DEV-53]</w:t>
        </w:r>
        <w:r>
          <w:rPr>
            <w:noProof/>
            <w:webHidden/>
          </w:rPr>
          <w:tab/>
        </w:r>
        <w:r>
          <w:rPr>
            <w:noProof/>
            <w:webHidden/>
          </w:rPr>
          <w:fldChar w:fldCharType="begin"/>
        </w:r>
        <w:r>
          <w:rPr>
            <w:noProof/>
            <w:webHidden/>
          </w:rPr>
          <w:instrText xml:space="preserve"> PAGEREF _Toc235097011 \h </w:instrText>
        </w:r>
        <w:r>
          <w:rPr>
            <w:noProof/>
            <w:webHidden/>
          </w:rPr>
        </w:r>
        <w:r>
          <w:rPr>
            <w:noProof/>
            <w:webHidden/>
          </w:rPr>
          <w:fldChar w:fldCharType="separate"/>
        </w:r>
        <w:r>
          <w:rPr>
            <w:noProof/>
            <w:webHidden/>
          </w:rPr>
          <w:t>16</w:t>
        </w:r>
        <w:r>
          <w:rPr>
            <w:noProof/>
            <w:webHidden/>
          </w:rPr>
          <w:fldChar w:fldCharType="end"/>
        </w:r>
      </w:hyperlink>
    </w:p>
    <w:p w14:paraId="1BAB0E59" w14:textId="54782C0D" w:rsidR="0039203E" w:rsidRDefault="0039203E">
      <w:pPr>
        <w:pStyle w:val="TOC3"/>
        <w:rPr>
          <w:rFonts w:asciiTheme="minorHAnsi" w:eastAsiaTheme="minorEastAsia" w:hAnsiTheme="minorHAnsi" w:cstheme="minorBidi"/>
          <w:noProof/>
          <w:kern w:val="2"/>
          <w14:ligatures w14:val="standardContextual"/>
        </w:rPr>
      </w:pPr>
      <w:hyperlink w:anchor="_Toc235097012" w:history="1">
        <w:r w:rsidRPr="000568C7">
          <w:rPr>
            <w:rStyle w:val="Hyperlink"/>
            <w:noProof/>
          </w:rPr>
          <w:t>3.53.1 Scope</w:t>
        </w:r>
        <w:r>
          <w:rPr>
            <w:noProof/>
            <w:webHidden/>
          </w:rPr>
          <w:tab/>
        </w:r>
        <w:r>
          <w:rPr>
            <w:noProof/>
            <w:webHidden/>
          </w:rPr>
          <w:fldChar w:fldCharType="begin"/>
        </w:r>
        <w:r>
          <w:rPr>
            <w:noProof/>
            <w:webHidden/>
          </w:rPr>
          <w:instrText xml:space="preserve"> PAGEREF _Toc235097012 \h </w:instrText>
        </w:r>
        <w:r>
          <w:rPr>
            <w:noProof/>
            <w:webHidden/>
          </w:rPr>
        </w:r>
        <w:r>
          <w:rPr>
            <w:noProof/>
            <w:webHidden/>
          </w:rPr>
          <w:fldChar w:fldCharType="separate"/>
        </w:r>
        <w:r>
          <w:rPr>
            <w:noProof/>
            <w:webHidden/>
          </w:rPr>
          <w:t>16</w:t>
        </w:r>
        <w:r>
          <w:rPr>
            <w:noProof/>
            <w:webHidden/>
          </w:rPr>
          <w:fldChar w:fldCharType="end"/>
        </w:r>
      </w:hyperlink>
    </w:p>
    <w:p w14:paraId="0C523C0F" w14:textId="047DE180" w:rsidR="0039203E" w:rsidRDefault="0039203E">
      <w:pPr>
        <w:pStyle w:val="TOC3"/>
        <w:rPr>
          <w:rFonts w:asciiTheme="minorHAnsi" w:eastAsiaTheme="minorEastAsia" w:hAnsiTheme="minorHAnsi" w:cstheme="minorBidi"/>
          <w:noProof/>
          <w:kern w:val="2"/>
          <w14:ligatures w14:val="standardContextual"/>
        </w:rPr>
      </w:pPr>
      <w:hyperlink w:anchor="_Toc235097013" w:history="1">
        <w:r w:rsidRPr="000568C7">
          <w:rPr>
            <w:rStyle w:val="Hyperlink"/>
            <w:noProof/>
          </w:rPr>
          <w:t>3.53.2 Actor Roles</w:t>
        </w:r>
        <w:r>
          <w:rPr>
            <w:noProof/>
            <w:webHidden/>
          </w:rPr>
          <w:tab/>
        </w:r>
        <w:r>
          <w:rPr>
            <w:noProof/>
            <w:webHidden/>
          </w:rPr>
          <w:fldChar w:fldCharType="begin"/>
        </w:r>
        <w:r>
          <w:rPr>
            <w:noProof/>
            <w:webHidden/>
          </w:rPr>
          <w:instrText xml:space="preserve"> PAGEREF _Toc235097013 \h </w:instrText>
        </w:r>
        <w:r>
          <w:rPr>
            <w:noProof/>
            <w:webHidden/>
          </w:rPr>
        </w:r>
        <w:r>
          <w:rPr>
            <w:noProof/>
            <w:webHidden/>
          </w:rPr>
          <w:fldChar w:fldCharType="separate"/>
        </w:r>
        <w:r>
          <w:rPr>
            <w:noProof/>
            <w:webHidden/>
          </w:rPr>
          <w:t>16</w:t>
        </w:r>
        <w:r>
          <w:rPr>
            <w:noProof/>
            <w:webHidden/>
          </w:rPr>
          <w:fldChar w:fldCharType="end"/>
        </w:r>
      </w:hyperlink>
    </w:p>
    <w:p w14:paraId="49D6C91D" w14:textId="06536C2B" w:rsidR="0039203E" w:rsidRDefault="0039203E">
      <w:pPr>
        <w:pStyle w:val="TOC3"/>
        <w:rPr>
          <w:rFonts w:asciiTheme="minorHAnsi" w:eastAsiaTheme="minorEastAsia" w:hAnsiTheme="minorHAnsi" w:cstheme="minorBidi"/>
          <w:noProof/>
          <w:kern w:val="2"/>
          <w14:ligatures w14:val="standardContextual"/>
        </w:rPr>
      </w:pPr>
      <w:hyperlink w:anchor="_Toc235097014" w:history="1">
        <w:r w:rsidRPr="000568C7">
          <w:rPr>
            <w:rStyle w:val="Hyperlink"/>
            <w:noProof/>
          </w:rPr>
          <w:t>3.53.3 Referenced Standards</w:t>
        </w:r>
        <w:r>
          <w:rPr>
            <w:noProof/>
            <w:webHidden/>
          </w:rPr>
          <w:tab/>
        </w:r>
        <w:r>
          <w:rPr>
            <w:noProof/>
            <w:webHidden/>
          </w:rPr>
          <w:fldChar w:fldCharType="begin"/>
        </w:r>
        <w:r>
          <w:rPr>
            <w:noProof/>
            <w:webHidden/>
          </w:rPr>
          <w:instrText xml:space="preserve"> PAGEREF _Toc235097014 \h </w:instrText>
        </w:r>
        <w:r>
          <w:rPr>
            <w:noProof/>
            <w:webHidden/>
          </w:rPr>
        </w:r>
        <w:r>
          <w:rPr>
            <w:noProof/>
            <w:webHidden/>
          </w:rPr>
          <w:fldChar w:fldCharType="separate"/>
        </w:r>
        <w:r>
          <w:rPr>
            <w:noProof/>
            <w:webHidden/>
          </w:rPr>
          <w:t>16</w:t>
        </w:r>
        <w:r>
          <w:rPr>
            <w:noProof/>
            <w:webHidden/>
          </w:rPr>
          <w:fldChar w:fldCharType="end"/>
        </w:r>
      </w:hyperlink>
    </w:p>
    <w:p w14:paraId="4FEE4A2E" w14:textId="6B0F4A21" w:rsidR="0039203E" w:rsidRDefault="0039203E">
      <w:pPr>
        <w:pStyle w:val="TOC3"/>
        <w:rPr>
          <w:rFonts w:asciiTheme="minorHAnsi" w:eastAsiaTheme="minorEastAsia" w:hAnsiTheme="minorHAnsi" w:cstheme="minorBidi"/>
          <w:noProof/>
          <w:kern w:val="2"/>
          <w14:ligatures w14:val="standardContextual"/>
        </w:rPr>
      </w:pPr>
      <w:hyperlink w:anchor="_Toc235097015" w:history="1">
        <w:r w:rsidRPr="000568C7">
          <w:rPr>
            <w:rStyle w:val="Hyperlink"/>
            <w:noProof/>
          </w:rPr>
          <w:t>3.53.4 Messages</w:t>
        </w:r>
        <w:r>
          <w:rPr>
            <w:noProof/>
            <w:webHidden/>
          </w:rPr>
          <w:tab/>
        </w:r>
        <w:r>
          <w:rPr>
            <w:noProof/>
            <w:webHidden/>
          </w:rPr>
          <w:fldChar w:fldCharType="begin"/>
        </w:r>
        <w:r>
          <w:rPr>
            <w:noProof/>
            <w:webHidden/>
          </w:rPr>
          <w:instrText xml:space="preserve"> PAGEREF _Toc235097015 \h </w:instrText>
        </w:r>
        <w:r>
          <w:rPr>
            <w:noProof/>
            <w:webHidden/>
          </w:rPr>
        </w:r>
        <w:r>
          <w:rPr>
            <w:noProof/>
            <w:webHidden/>
          </w:rPr>
          <w:fldChar w:fldCharType="separate"/>
        </w:r>
        <w:r>
          <w:rPr>
            <w:noProof/>
            <w:webHidden/>
          </w:rPr>
          <w:t>16</w:t>
        </w:r>
        <w:r>
          <w:rPr>
            <w:noProof/>
            <w:webHidden/>
          </w:rPr>
          <w:fldChar w:fldCharType="end"/>
        </w:r>
      </w:hyperlink>
    </w:p>
    <w:p w14:paraId="03A0AF17" w14:textId="290B6ED8" w:rsidR="0039203E" w:rsidRDefault="0039203E">
      <w:pPr>
        <w:pStyle w:val="TOC4"/>
        <w:rPr>
          <w:rFonts w:asciiTheme="minorHAnsi" w:eastAsiaTheme="minorEastAsia" w:hAnsiTheme="minorHAnsi" w:cstheme="minorBidi"/>
          <w:noProof/>
          <w:kern w:val="2"/>
          <w14:ligatures w14:val="standardContextual"/>
        </w:rPr>
      </w:pPr>
      <w:hyperlink w:anchor="_Toc235097016" w:history="1">
        <w:r w:rsidRPr="000568C7">
          <w:rPr>
            <w:rStyle w:val="Hyperlink"/>
            <w:noProof/>
          </w:rPr>
          <w:t>3.53.4.1 Send Heartbeat Message [DEV-53]</w:t>
        </w:r>
        <w:r>
          <w:rPr>
            <w:noProof/>
            <w:webHidden/>
          </w:rPr>
          <w:tab/>
        </w:r>
        <w:r>
          <w:rPr>
            <w:noProof/>
            <w:webHidden/>
          </w:rPr>
          <w:fldChar w:fldCharType="begin"/>
        </w:r>
        <w:r>
          <w:rPr>
            <w:noProof/>
            <w:webHidden/>
          </w:rPr>
          <w:instrText xml:space="preserve"> PAGEREF _Toc235097016 \h </w:instrText>
        </w:r>
        <w:r>
          <w:rPr>
            <w:noProof/>
            <w:webHidden/>
          </w:rPr>
        </w:r>
        <w:r>
          <w:rPr>
            <w:noProof/>
            <w:webHidden/>
          </w:rPr>
          <w:fldChar w:fldCharType="separate"/>
        </w:r>
        <w:r>
          <w:rPr>
            <w:noProof/>
            <w:webHidden/>
          </w:rPr>
          <w:t>17</w:t>
        </w:r>
        <w:r>
          <w:rPr>
            <w:noProof/>
            <w:webHidden/>
          </w:rPr>
          <w:fldChar w:fldCharType="end"/>
        </w:r>
      </w:hyperlink>
    </w:p>
    <w:p w14:paraId="4669B9CE" w14:textId="68ACF06B" w:rsidR="0039203E" w:rsidRDefault="0039203E">
      <w:pPr>
        <w:pStyle w:val="TOC5"/>
        <w:rPr>
          <w:rFonts w:asciiTheme="minorHAnsi" w:eastAsiaTheme="minorEastAsia" w:hAnsiTheme="minorHAnsi" w:cstheme="minorBidi"/>
          <w:noProof/>
          <w:kern w:val="2"/>
          <w14:ligatures w14:val="standardContextual"/>
        </w:rPr>
      </w:pPr>
      <w:hyperlink w:anchor="_Toc235097017" w:history="1">
        <w:r w:rsidRPr="000568C7">
          <w:rPr>
            <w:rStyle w:val="Hyperlink"/>
            <w:noProof/>
          </w:rPr>
          <w:t>3.53.4.1.1 Trigger Events</w:t>
        </w:r>
        <w:r>
          <w:rPr>
            <w:noProof/>
            <w:webHidden/>
          </w:rPr>
          <w:tab/>
        </w:r>
        <w:r>
          <w:rPr>
            <w:noProof/>
            <w:webHidden/>
          </w:rPr>
          <w:fldChar w:fldCharType="begin"/>
        </w:r>
        <w:r>
          <w:rPr>
            <w:noProof/>
            <w:webHidden/>
          </w:rPr>
          <w:instrText xml:space="preserve"> PAGEREF _Toc235097017 \h </w:instrText>
        </w:r>
        <w:r>
          <w:rPr>
            <w:noProof/>
            <w:webHidden/>
          </w:rPr>
        </w:r>
        <w:r>
          <w:rPr>
            <w:noProof/>
            <w:webHidden/>
          </w:rPr>
          <w:fldChar w:fldCharType="separate"/>
        </w:r>
        <w:r>
          <w:rPr>
            <w:noProof/>
            <w:webHidden/>
          </w:rPr>
          <w:t>17</w:t>
        </w:r>
        <w:r>
          <w:rPr>
            <w:noProof/>
            <w:webHidden/>
          </w:rPr>
          <w:fldChar w:fldCharType="end"/>
        </w:r>
      </w:hyperlink>
    </w:p>
    <w:p w14:paraId="6109F35E" w14:textId="2E639CAD" w:rsidR="0039203E" w:rsidRDefault="0039203E">
      <w:pPr>
        <w:pStyle w:val="TOC5"/>
        <w:rPr>
          <w:rFonts w:asciiTheme="minorHAnsi" w:eastAsiaTheme="minorEastAsia" w:hAnsiTheme="minorHAnsi" w:cstheme="minorBidi"/>
          <w:noProof/>
          <w:kern w:val="2"/>
          <w14:ligatures w14:val="standardContextual"/>
        </w:rPr>
      </w:pPr>
      <w:hyperlink w:anchor="_Toc235097018" w:history="1">
        <w:r w:rsidRPr="000568C7">
          <w:rPr>
            <w:rStyle w:val="Hyperlink"/>
            <w:noProof/>
          </w:rPr>
          <w:t>3.53.4.1.2 Message Semantics</w:t>
        </w:r>
        <w:r>
          <w:rPr>
            <w:noProof/>
            <w:webHidden/>
          </w:rPr>
          <w:tab/>
        </w:r>
        <w:r>
          <w:rPr>
            <w:noProof/>
            <w:webHidden/>
          </w:rPr>
          <w:fldChar w:fldCharType="begin"/>
        </w:r>
        <w:r>
          <w:rPr>
            <w:noProof/>
            <w:webHidden/>
          </w:rPr>
          <w:instrText xml:space="preserve"> PAGEREF _Toc235097018 \h </w:instrText>
        </w:r>
        <w:r>
          <w:rPr>
            <w:noProof/>
            <w:webHidden/>
          </w:rPr>
        </w:r>
        <w:r>
          <w:rPr>
            <w:noProof/>
            <w:webHidden/>
          </w:rPr>
          <w:fldChar w:fldCharType="separate"/>
        </w:r>
        <w:r>
          <w:rPr>
            <w:noProof/>
            <w:webHidden/>
          </w:rPr>
          <w:t>17</w:t>
        </w:r>
        <w:r>
          <w:rPr>
            <w:noProof/>
            <w:webHidden/>
          </w:rPr>
          <w:fldChar w:fldCharType="end"/>
        </w:r>
      </w:hyperlink>
    </w:p>
    <w:p w14:paraId="55CA4DB1" w14:textId="0F2BB35A" w:rsidR="0039203E" w:rsidRDefault="0039203E">
      <w:pPr>
        <w:pStyle w:val="TOC5"/>
        <w:rPr>
          <w:rFonts w:asciiTheme="minorHAnsi" w:eastAsiaTheme="minorEastAsia" w:hAnsiTheme="minorHAnsi" w:cstheme="minorBidi"/>
          <w:noProof/>
          <w:kern w:val="2"/>
          <w14:ligatures w14:val="standardContextual"/>
        </w:rPr>
      </w:pPr>
      <w:hyperlink w:anchor="_Toc235097019" w:history="1">
        <w:r w:rsidRPr="000568C7">
          <w:rPr>
            <w:rStyle w:val="Hyperlink"/>
            <w:noProof/>
          </w:rPr>
          <w:t>3.53.4.1.3 Expected Actions</w:t>
        </w:r>
        <w:r>
          <w:rPr>
            <w:noProof/>
            <w:webHidden/>
          </w:rPr>
          <w:tab/>
        </w:r>
        <w:r>
          <w:rPr>
            <w:noProof/>
            <w:webHidden/>
          </w:rPr>
          <w:fldChar w:fldCharType="begin"/>
        </w:r>
        <w:r>
          <w:rPr>
            <w:noProof/>
            <w:webHidden/>
          </w:rPr>
          <w:instrText xml:space="preserve"> PAGEREF _Toc235097019 \h </w:instrText>
        </w:r>
        <w:r>
          <w:rPr>
            <w:noProof/>
            <w:webHidden/>
          </w:rPr>
        </w:r>
        <w:r>
          <w:rPr>
            <w:noProof/>
            <w:webHidden/>
          </w:rPr>
          <w:fldChar w:fldCharType="separate"/>
        </w:r>
        <w:r>
          <w:rPr>
            <w:noProof/>
            <w:webHidden/>
          </w:rPr>
          <w:t>21</w:t>
        </w:r>
        <w:r>
          <w:rPr>
            <w:noProof/>
            <w:webHidden/>
          </w:rPr>
          <w:fldChar w:fldCharType="end"/>
        </w:r>
      </w:hyperlink>
    </w:p>
    <w:p w14:paraId="4D135265" w14:textId="11D3F1A6" w:rsidR="0039203E" w:rsidRDefault="0039203E">
      <w:pPr>
        <w:pStyle w:val="TOC4"/>
        <w:rPr>
          <w:rFonts w:asciiTheme="minorHAnsi" w:eastAsiaTheme="minorEastAsia" w:hAnsiTheme="minorHAnsi" w:cstheme="minorBidi"/>
          <w:noProof/>
          <w:kern w:val="2"/>
          <w14:ligatures w14:val="standardContextual"/>
        </w:rPr>
      </w:pPr>
      <w:hyperlink w:anchor="_Toc235097020" w:history="1">
        <w:r w:rsidRPr="000568C7">
          <w:rPr>
            <w:rStyle w:val="Hyperlink"/>
            <w:noProof/>
          </w:rPr>
          <w:t>3.53.4.2 Receipt Acknowledgement Heartbeat Message</w:t>
        </w:r>
        <w:r>
          <w:rPr>
            <w:noProof/>
            <w:webHidden/>
          </w:rPr>
          <w:tab/>
        </w:r>
        <w:r>
          <w:rPr>
            <w:noProof/>
            <w:webHidden/>
          </w:rPr>
          <w:fldChar w:fldCharType="begin"/>
        </w:r>
        <w:r>
          <w:rPr>
            <w:noProof/>
            <w:webHidden/>
          </w:rPr>
          <w:instrText xml:space="preserve"> PAGEREF _Toc235097020 \h </w:instrText>
        </w:r>
        <w:r>
          <w:rPr>
            <w:noProof/>
            <w:webHidden/>
          </w:rPr>
        </w:r>
        <w:r>
          <w:rPr>
            <w:noProof/>
            <w:webHidden/>
          </w:rPr>
          <w:fldChar w:fldCharType="separate"/>
        </w:r>
        <w:r>
          <w:rPr>
            <w:noProof/>
            <w:webHidden/>
          </w:rPr>
          <w:t>26</w:t>
        </w:r>
        <w:r>
          <w:rPr>
            <w:noProof/>
            <w:webHidden/>
          </w:rPr>
          <w:fldChar w:fldCharType="end"/>
        </w:r>
      </w:hyperlink>
    </w:p>
    <w:p w14:paraId="794CD763" w14:textId="541ABD44" w:rsidR="0039203E" w:rsidRDefault="0039203E">
      <w:pPr>
        <w:pStyle w:val="TOC5"/>
        <w:rPr>
          <w:rFonts w:asciiTheme="minorHAnsi" w:eastAsiaTheme="minorEastAsia" w:hAnsiTheme="minorHAnsi" w:cstheme="minorBidi"/>
          <w:noProof/>
          <w:kern w:val="2"/>
          <w14:ligatures w14:val="standardContextual"/>
        </w:rPr>
      </w:pPr>
      <w:hyperlink w:anchor="_Toc235097021" w:history="1">
        <w:r w:rsidRPr="000568C7">
          <w:rPr>
            <w:rStyle w:val="Hyperlink"/>
            <w:noProof/>
          </w:rPr>
          <w:t>3.53.4.2.1 Trigger Events</w:t>
        </w:r>
        <w:r>
          <w:rPr>
            <w:noProof/>
            <w:webHidden/>
          </w:rPr>
          <w:tab/>
        </w:r>
        <w:r>
          <w:rPr>
            <w:noProof/>
            <w:webHidden/>
          </w:rPr>
          <w:fldChar w:fldCharType="begin"/>
        </w:r>
        <w:r>
          <w:rPr>
            <w:noProof/>
            <w:webHidden/>
          </w:rPr>
          <w:instrText xml:space="preserve"> PAGEREF _Toc235097021 \h </w:instrText>
        </w:r>
        <w:r>
          <w:rPr>
            <w:noProof/>
            <w:webHidden/>
          </w:rPr>
        </w:r>
        <w:r>
          <w:rPr>
            <w:noProof/>
            <w:webHidden/>
          </w:rPr>
          <w:fldChar w:fldCharType="separate"/>
        </w:r>
        <w:r>
          <w:rPr>
            <w:noProof/>
            <w:webHidden/>
          </w:rPr>
          <w:t>26</w:t>
        </w:r>
        <w:r>
          <w:rPr>
            <w:noProof/>
            <w:webHidden/>
          </w:rPr>
          <w:fldChar w:fldCharType="end"/>
        </w:r>
      </w:hyperlink>
    </w:p>
    <w:p w14:paraId="13EFE3FC" w14:textId="284FC3FD" w:rsidR="0039203E" w:rsidRDefault="0039203E">
      <w:pPr>
        <w:pStyle w:val="TOC5"/>
        <w:rPr>
          <w:rFonts w:asciiTheme="minorHAnsi" w:eastAsiaTheme="minorEastAsia" w:hAnsiTheme="minorHAnsi" w:cstheme="minorBidi"/>
          <w:noProof/>
          <w:kern w:val="2"/>
          <w14:ligatures w14:val="standardContextual"/>
        </w:rPr>
      </w:pPr>
      <w:hyperlink w:anchor="_Toc235097022" w:history="1">
        <w:r w:rsidRPr="000568C7">
          <w:rPr>
            <w:rStyle w:val="Hyperlink"/>
            <w:noProof/>
          </w:rPr>
          <w:t>3.53.4.2.2 Message Semantics</w:t>
        </w:r>
        <w:r>
          <w:rPr>
            <w:noProof/>
            <w:webHidden/>
          </w:rPr>
          <w:tab/>
        </w:r>
        <w:r>
          <w:rPr>
            <w:noProof/>
            <w:webHidden/>
          </w:rPr>
          <w:fldChar w:fldCharType="begin"/>
        </w:r>
        <w:r>
          <w:rPr>
            <w:noProof/>
            <w:webHidden/>
          </w:rPr>
          <w:instrText xml:space="preserve"> PAGEREF _Toc235097022 \h </w:instrText>
        </w:r>
        <w:r>
          <w:rPr>
            <w:noProof/>
            <w:webHidden/>
          </w:rPr>
        </w:r>
        <w:r>
          <w:rPr>
            <w:noProof/>
            <w:webHidden/>
          </w:rPr>
          <w:fldChar w:fldCharType="separate"/>
        </w:r>
        <w:r>
          <w:rPr>
            <w:noProof/>
            <w:webHidden/>
          </w:rPr>
          <w:t>26</w:t>
        </w:r>
        <w:r>
          <w:rPr>
            <w:noProof/>
            <w:webHidden/>
          </w:rPr>
          <w:fldChar w:fldCharType="end"/>
        </w:r>
      </w:hyperlink>
    </w:p>
    <w:p w14:paraId="7509E720" w14:textId="087793B7" w:rsidR="0039203E" w:rsidRDefault="0039203E">
      <w:pPr>
        <w:pStyle w:val="TOC5"/>
        <w:rPr>
          <w:rFonts w:asciiTheme="minorHAnsi" w:eastAsiaTheme="minorEastAsia" w:hAnsiTheme="minorHAnsi" w:cstheme="minorBidi"/>
          <w:noProof/>
          <w:kern w:val="2"/>
          <w14:ligatures w14:val="standardContextual"/>
        </w:rPr>
      </w:pPr>
      <w:hyperlink w:anchor="_Toc235097023" w:history="1">
        <w:r w:rsidRPr="000568C7">
          <w:rPr>
            <w:rStyle w:val="Hyperlink"/>
            <w:noProof/>
          </w:rPr>
          <w:t>3.53.4.2.3 Expected Actions</w:t>
        </w:r>
        <w:r>
          <w:rPr>
            <w:noProof/>
            <w:webHidden/>
          </w:rPr>
          <w:tab/>
        </w:r>
        <w:r>
          <w:rPr>
            <w:noProof/>
            <w:webHidden/>
          </w:rPr>
          <w:fldChar w:fldCharType="begin"/>
        </w:r>
        <w:r>
          <w:rPr>
            <w:noProof/>
            <w:webHidden/>
          </w:rPr>
          <w:instrText xml:space="preserve"> PAGEREF _Toc235097023 \h </w:instrText>
        </w:r>
        <w:r>
          <w:rPr>
            <w:noProof/>
            <w:webHidden/>
          </w:rPr>
        </w:r>
        <w:r>
          <w:rPr>
            <w:noProof/>
            <w:webHidden/>
          </w:rPr>
          <w:fldChar w:fldCharType="separate"/>
        </w:r>
        <w:r>
          <w:rPr>
            <w:noProof/>
            <w:webHidden/>
          </w:rPr>
          <w:t>28</w:t>
        </w:r>
        <w:r>
          <w:rPr>
            <w:noProof/>
            <w:webHidden/>
          </w:rPr>
          <w:fldChar w:fldCharType="end"/>
        </w:r>
      </w:hyperlink>
    </w:p>
    <w:p w14:paraId="17F4B9C1" w14:textId="0871CF0D" w:rsidR="0039203E" w:rsidRDefault="0039203E">
      <w:pPr>
        <w:pStyle w:val="TOC3"/>
        <w:rPr>
          <w:rFonts w:asciiTheme="minorHAnsi" w:eastAsiaTheme="minorEastAsia" w:hAnsiTheme="minorHAnsi" w:cstheme="minorBidi"/>
          <w:noProof/>
          <w:kern w:val="2"/>
          <w14:ligatures w14:val="standardContextual"/>
        </w:rPr>
      </w:pPr>
      <w:hyperlink w:anchor="_Toc235097024" w:history="1">
        <w:r w:rsidRPr="000568C7">
          <w:rPr>
            <w:rStyle w:val="Hyperlink"/>
            <w:noProof/>
          </w:rPr>
          <w:t>3.53.5 Protocol Requirements</w:t>
        </w:r>
        <w:r>
          <w:rPr>
            <w:noProof/>
            <w:webHidden/>
          </w:rPr>
          <w:tab/>
        </w:r>
        <w:r>
          <w:rPr>
            <w:noProof/>
            <w:webHidden/>
          </w:rPr>
          <w:fldChar w:fldCharType="begin"/>
        </w:r>
        <w:r>
          <w:rPr>
            <w:noProof/>
            <w:webHidden/>
          </w:rPr>
          <w:instrText xml:space="preserve"> PAGEREF _Toc235097024 \h </w:instrText>
        </w:r>
        <w:r>
          <w:rPr>
            <w:noProof/>
            <w:webHidden/>
          </w:rPr>
        </w:r>
        <w:r>
          <w:rPr>
            <w:noProof/>
            <w:webHidden/>
          </w:rPr>
          <w:fldChar w:fldCharType="separate"/>
        </w:r>
        <w:r>
          <w:rPr>
            <w:noProof/>
            <w:webHidden/>
          </w:rPr>
          <w:t>28</w:t>
        </w:r>
        <w:r>
          <w:rPr>
            <w:noProof/>
            <w:webHidden/>
          </w:rPr>
          <w:fldChar w:fldCharType="end"/>
        </w:r>
      </w:hyperlink>
    </w:p>
    <w:p w14:paraId="2286CFCC" w14:textId="3239A238" w:rsidR="0039203E" w:rsidRDefault="0039203E">
      <w:pPr>
        <w:pStyle w:val="TOC3"/>
        <w:rPr>
          <w:rFonts w:asciiTheme="minorHAnsi" w:eastAsiaTheme="minorEastAsia" w:hAnsiTheme="minorHAnsi" w:cstheme="minorBidi"/>
          <w:noProof/>
          <w:kern w:val="2"/>
          <w14:ligatures w14:val="standardContextual"/>
        </w:rPr>
      </w:pPr>
      <w:hyperlink w:anchor="_Toc235097025" w:history="1">
        <w:r w:rsidRPr="000568C7">
          <w:rPr>
            <w:rStyle w:val="Hyperlink"/>
            <w:noProof/>
          </w:rPr>
          <w:t>3.53.6 Security Considerations</w:t>
        </w:r>
        <w:r>
          <w:rPr>
            <w:noProof/>
            <w:webHidden/>
          </w:rPr>
          <w:tab/>
        </w:r>
        <w:r>
          <w:rPr>
            <w:noProof/>
            <w:webHidden/>
          </w:rPr>
          <w:fldChar w:fldCharType="begin"/>
        </w:r>
        <w:r>
          <w:rPr>
            <w:noProof/>
            <w:webHidden/>
          </w:rPr>
          <w:instrText xml:space="preserve"> PAGEREF _Toc235097025 \h </w:instrText>
        </w:r>
        <w:r>
          <w:rPr>
            <w:noProof/>
            <w:webHidden/>
          </w:rPr>
        </w:r>
        <w:r>
          <w:rPr>
            <w:noProof/>
            <w:webHidden/>
          </w:rPr>
          <w:fldChar w:fldCharType="separate"/>
        </w:r>
        <w:r>
          <w:rPr>
            <w:noProof/>
            <w:webHidden/>
          </w:rPr>
          <w:t>28</w:t>
        </w:r>
        <w:r>
          <w:rPr>
            <w:noProof/>
            <w:webHidden/>
          </w:rPr>
          <w:fldChar w:fldCharType="end"/>
        </w:r>
      </w:hyperlink>
    </w:p>
    <w:p w14:paraId="28DE7ECE" w14:textId="737A8D80" w:rsidR="0039203E" w:rsidRDefault="0039203E">
      <w:pPr>
        <w:pStyle w:val="TOC1"/>
        <w:rPr>
          <w:rFonts w:asciiTheme="minorHAnsi" w:eastAsiaTheme="minorEastAsia" w:hAnsiTheme="minorHAnsi" w:cstheme="minorBidi"/>
          <w:noProof/>
          <w:kern w:val="2"/>
          <w14:ligatures w14:val="standardContextual"/>
        </w:rPr>
      </w:pPr>
      <w:hyperlink w:anchor="_Toc235097026" w:history="1">
        <w:r w:rsidRPr="000568C7">
          <w:rPr>
            <w:rStyle w:val="Hyperlink"/>
            <w:noProof/>
          </w:rPr>
          <w:t>Appendices to Volume 2</w:t>
        </w:r>
        <w:r>
          <w:rPr>
            <w:noProof/>
            <w:webHidden/>
          </w:rPr>
          <w:tab/>
        </w:r>
        <w:r>
          <w:rPr>
            <w:noProof/>
            <w:webHidden/>
          </w:rPr>
          <w:fldChar w:fldCharType="begin"/>
        </w:r>
        <w:r>
          <w:rPr>
            <w:noProof/>
            <w:webHidden/>
          </w:rPr>
          <w:instrText xml:space="preserve"> PAGEREF _Toc235097026 \h </w:instrText>
        </w:r>
        <w:r>
          <w:rPr>
            <w:noProof/>
            <w:webHidden/>
          </w:rPr>
        </w:r>
        <w:r>
          <w:rPr>
            <w:noProof/>
            <w:webHidden/>
          </w:rPr>
          <w:fldChar w:fldCharType="separate"/>
        </w:r>
        <w:r>
          <w:rPr>
            <w:noProof/>
            <w:webHidden/>
          </w:rPr>
          <w:t>29</w:t>
        </w:r>
        <w:r>
          <w:rPr>
            <w:noProof/>
            <w:webHidden/>
          </w:rPr>
          <w:fldChar w:fldCharType="end"/>
        </w:r>
      </w:hyperlink>
    </w:p>
    <w:p w14:paraId="7AB3796D" w14:textId="14D5F7F3" w:rsidR="0039203E" w:rsidRDefault="0039203E">
      <w:pPr>
        <w:pStyle w:val="TOC1"/>
        <w:rPr>
          <w:rFonts w:asciiTheme="minorHAnsi" w:eastAsiaTheme="minorEastAsia" w:hAnsiTheme="minorHAnsi" w:cstheme="minorBidi"/>
          <w:noProof/>
          <w:kern w:val="2"/>
          <w14:ligatures w14:val="standardContextual"/>
        </w:rPr>
      </w:pPr>
      <w:hyperlink w:anchor="_Toc235097027" w:history="1">
        <w:r w:rsidRPr="000568C7">
          <w:rPr>
            <w:rStyle w:val="Hyperlink"/>
            <w:noProof/>
          </w:rPr>
          <w:t>Namespace Additions for Volume 2</w:t>
        </w:r>
        <w:r>
          <w:rPr>
            <w:noProof/>
            <w:webHidden/>
          </w:rPr>
          <w:tab/>
        </w:r>
        <w:r>
          <w:rPr>
            <w:noProof/>
            <w:webHidden/>
          </w:rPr>
          <w:fldChar w:fldCharType="begin"/>
        </w:r>
        <w:r>
          <w:rPr>
            <w:noProof/>
            <w:webHidden/>
          </w:rPr>
          <w:instrText xml:space="preserve"> PAGEREF _Toc235097027 \h </w:instrText>
        </w:r>
        <w:r>
          <w:rPr>
            <w:noProof/>
            <w:webHidden/>
          </w:rPr>
        </w:r>
        <w:r>
          <w:rPr>
            <w:noProof/>
            <w:webHidden/>
          </w:rPr>
          <w:fldChar w:fldCharType="separate"/>
        </w:r>
        <w:r>
          <w:rPr>
            <w:noProof/>
            <w:webHidden/>
          </w:rPr>
          <w:t>30</w:t>
        </w:r>
        <w:r>
          <w:rPr>
            <w:noProof/>
            <w:webHidden/>
          </w:rPr>
          <w:fldChar w:fldCharType="end"/>
        </w:r>
      </w:hyperlink>
    </w:p>
    <w:p w14:paraId="52464D92" w14:textId="6688E92A" w:rsidR="0039203E" w:rsidRDefault="0039203E">
      <w:pPr>
        <w:pStyle w:val="TOC1"/>
        <w:rPr>
          <w:rFonts w:asciiTheme="minorHAnsi" w:eastAsiaTheme="minorEastAsia" w:hAnsiTheme="minorHAnsi" w:cstheme="minorBidi"/>
          <w:noProof/>
          <w:kern w:val="2"/>
          <w14:ligatures w14:val="standardContextual"/>
        </w:rPr>
      </w:pPr>
      <w:hyperlink w:anchor="_Toc235097028" w:history="1">
        <w:r w:rsidRPr="000568C7">
          <w:rPr>
            <w:rStyle w:val="Hyperlink"/>
            <w:noProof/>
          </w:rPr>
          <w:t>Volume 3 – Content Modules</w:t>
        </w:r>
        <w:r>
          <w:rPr>
            <w:noProof/>
            <w:webHidden/>
          </w:rPr>
          <w:tab/>
        </w:r>
        <w:r>
          <w:rPr>
            <w:noProof/>
            <w:webHidden/>
          </w:rPr>
          <w:fldChar w:fldCharType="begin"/>
        </w:r>
        <w:r>
          <w:rPr>
            <w:noProof/>
            <w:webHidden/>
          </w:rPr>
          <w:instrText xml:space="preserve"> PAGEREF _Toc235097028 \h </w:instrText>
        </w:r>
        <w:r>
          <w:rPr>
            <w:noProof/>
            <w:webHidden/>
          </w:rPr>
        </w:r>
        <w:r>
          <w:rPr>
            <w:noProof/>
            <w:webHidden/>
          </w:rPr>
          <w:fldChar w:fldCharType="separate"/>
        </w:r>
        <w:r>
          <w:rPr>
            <w:noProof/>
            <w:webHidden/>
          </w:rPr>
          <w:t>31</w:t>
        </w:r>
        <w:r>
          <w:rPr>
            <w:noProof/>
            <w:webHidden/>
          </w:rPr>
          <w:fldChar w:fldCharType="end"/>
        </w:r>
      </w:hyperlink>
    </w:p>
    <w:p w14:paraId="6E1AC75B" w14:textId="3A5F3532" w:rsidR="0039203E" w:rsidRDefault="0039203E">
      <w:pPr>
        <w:pStyle w:val="TOC1"/>
        <w:rPr>
          <w:rFonts w:asciiTheme="minorHAnsi" w:eastAsiaTheme="minorEastAsia" w:hAnsiTheme="minorHAnsi" w:cstheme="minorBidi"/>
          <w:noProof/>
          <w:kern w:val="2"/>
          <w14:ligatures w14:val="standardContextual"/>
        </w:rPr>
      </w:pPr>
      <w:hyperlink w:anchor="_Toc235097029" w:history="1">
        <w:r w:rsidRPr="000568C7">
          <w:rPr>
            <w:rStyle w:val="Hyperlink"/>
            <w:noProof/>
          </w:rPr>
          <w:t>Volume 4 – National Extensions</w:t>
        </w:r>
        <w:r>
          <w:rPr>
            <w:noProof/>
            <w:webHidden/>
          </w:rPr>
          <w:tab/>
        </w:r>
        <w:r>
          <w:rPr>
            <w:noProof/>
            <w:webHidden/>
          </w:rPr>
          <w:fldChar w:fldCharType="begin"/>
        </w:r>
        <w:r>
          <w:rPr>
            <w:noProof/>
            <w:webHidden/>
          </w:rPr>
          <w:instrText xml:space="preserve"> PAGEREF _Toc235097029 \h </w:instrText>
        </w:r>
        <w:r>
          <w:rPr>
            <w:noProof/>
            <w:webHidden/>
          </w:rPr>
        </w:r>
        <w:r>
          <w:rPr>
            <w:noProof/>
            <w:webHidden/>
          </w:rPr>
          <w:fldChar w:fldCharType="separate"/>
        </w:r>
        <w:r>
          <w:rPr>
            <w:noProof/>
            <w:webHidden/>
          </w:rPr>
          <w:t>32</w:t>
        </w:r>
        <w:r>
          <w:rPr>
            <w:noProof/>
            <w:webHidden/>
          </w:rPr>
          <w:fldChar w:fldCharType="end"/>
        </w:r>
      </w:hyperlink>
    </w:p>
    <w:p w14:paraId="1D253A37" w14:textId="45D53CA2" w:rsidR="00CF283F" w:rsidRPr="006D0E03" w:rsidRDefault="00CF508D" w:rsidP="003A60B7">
      <w:pPr>
        <w:pStyle w:val="Heading1"/>
        <w:numPr>
          <w:ilvl w:val="0"/>
          <w:numId w:val="0"/>
        </w:numPr>
        <w:rPr>
          <w:noProof w:val="0"/>
        </w:rPr>
      </w:pPr>
      <w:r w:rsidRPr="006D0E03">
        <w:rPr>
          <w:b w:val="0"/>
          <w:noProof w:val="0"/>
        </w:rPr>
        <w:lastRenderedPageBreak/>
        <w:fldChar w:fldCharType="end"/>
      </w:r>
      <w:bookmarkStart w:id="0" w:name="_Toc201058865"/>
      <w:bookmarkStart w:id="1" w:name="_Toc201058970"/>
      <w:bookmarkStart w:id="2" w:name="_Toc504625752"/>
      <w:bookmarkStart w:id="3" w:name="_Toc530206505"/>
      <w:bookmarkStart w:id="4" w:name="_Toc1388425"/>
      <w:bookmarkStart w:id="5" w:name="_Toc1388579"/>
      <w:bookmarkStart w:id="6" w:name="_Toc1456606"/>
      <w:bookmarkStart w:id="7" w:name="_Toc37034630"/>
      <w:bookmarkStart w:id="8" w:name="_Toc38846108"/>
      <w:bookmarkStart w:id="9" w:name="_Toc345074640"/>
      <w:bookmarkStart w:id="10" w:name="_Toc18414898"/>
      <w:bookmarkStart w:id="11" w:name="_Toc235096982"/>
      <w:bookmarkEnd w:id="0"/>
      <w:bookmarkEnd w:id="1"/>
      <w:r w:rsidR="00CF283F" w:rsidRPr="006D0E03">
        <w:rPr>
          <w:noProof w:val="0"/>
        </w:rPr>
        <w:t>Introduction</w:t>
      </w:r>
      <w:bookmarkEnd w:id="2"/>
      <w:bookmarkEnd w:id="3"/>
      <w:bookmarkEnd w:id="4"/>
      <w:bookmarkEnd w:id="5"/>
      <w:bookmarkEnd w:id="6"/>
      <w:bookmarkEnd w:id="7"/>
      <w:bookmarkEnd w:id="8"/>
      <w:r w:rsidR="00167DB7" w:rsidRPr="006D0E03">
        <w:rPr>
          <w:noProof w:val="0"/>
        </w:rPr>
        <w:t xml:space="preserve"> to </w:t>
      </w:r>
      <w:r w:rsidR="0039203E">
        <w:rPr>
          <w:noProof w:val="0"/>
        </w:rPr>
        <w:t>T</w:t>
      </w:r>
      <w:r w:rsidR="00167DB7" w:rsidRPr="006D0E03">
        <w:rPr>
          <w:noProof w:val="0"/>
        </w:rPr>
        <w:t>his Supplement</w:t>
      </w:r>
      <w:bookmarkEnd w:id="9"/>
      <w:bookmarkEnd w:id="10"/>
      <w:bookmarkEnd w:id="11"/>
    </w:p>
    <w:p w14:paraId="1F11D9E8" w14:textId="73155733" w:rsidR="00CE0F8B" w:rsidRPr="006D0E03" w:rsidRDefault="00FC0B19" w:rsidP="00CE0F8B">
      <w:pPr>
        <w:pStyle w:val="BodyText"/>
        <w:rPr>
          <w:iCs/>
        </w:rPr>
      </w:pPr>
      <w:bookmarkStart w:id="12" w:name="_Toc18414899"/>
      <w:bookmarkStart w:id="13" w:name="_Toc345074641"/>
      <w:r w:rsidRPr="006D0E03">
        <w:rPr>
          <w:iCs/>
        </w:rPr>
        <w:t>This supplement to the IHE Device</w:t>
      </w:r>
      <w:r w:rsidR="00B942C9" w:rsidRPr="006D0E03">
        <w:rPr>
          <w:iCs/>
        </w:rPr>
        <w:t>s</w:t>
      </w:r>
      <w:r w:rsidRPr="006D0E03">
        <w:rPr>
          <w:iCs/>
        </w:rPr>
        <w:t xml:space="preserve"> Technical Frameworks adds the rationale and implementation details of the Point-of-Care </w:t>
      </w:r>
      <w:r w:rsidR="000A53C9" w:rsidRPr="006D0E03">
        <w:rPr>
          <w:iCs/>
        </w:rPr>
        <w:t>Monitored Communication</w:t>
      </w:r>
      <w:r w:rsidRPr="006D0E03">
        <w:rPr>
          <w:iCs/>
        </w:rPr>
        <w:t xml:space="preserve"> Profile to the Framework, providing a means for standards-based </w:t>
      </w:r>
      <w:r w:rsidR="007612E8" w:rsidRPr="006D0E03">
        <w:rPr>
          <w:iCs/>
        </w:rPr>
        <w:t xml:space="preserve">monitoring of the communication </w:t>
      </w:r>
      <w:r w:rsidR="0082778D" w:rsidRPr="006D0E03">
        <w:rPr>
          <w:iCs/>
        </w:rPr>
        <w:t xml:space="preserve">between a </w:t>
      </w:r>
      <w:r w:rsidR="004130AE" w:rsidRPr="006D0E03">
        <w:rPr>
          <w:iCs/>
        </w:rPr>
        <w:t>Heartbeat</w:t>
      </w:r>
      <w:r w:rsidR="006139EB" w:rsidRPr="006D0E03">
        <w:rPr>
          <w:iCs/>
        </w:rPr>
        <w:t xml:space="preserve"> Reporter and </w:t>
      </w:r>
      <w:r w:rsidR="004130AE" w:rsidRPr="006D0E03">
        <w:rPr>
          <w:iCs/>
        </w:rPr>
        <w:t>Heart</w:t>
      </w:r>
      <w:r w:rsidR="009F68E9" w:rsidRPr="006D0E03">
        <w:rPr>
          <w:iCs/>
        </w:rPr>
        <w:t>beat</w:t>
      </w:r>
      <w:r w:rsidR="006139EB" w:rsidRPr="006D0E03">
        <w:rPr>
          <w:iCs/>
        </w:rPr>
        <w:t xml:space="preserve"> Consumer</w:t>
      </w:r>
      <w:r w:rsidRPr="006D0E03">
        <w:rPr>
          <w:iCs/>
        </w:rPr>
        <w:t>.</w:t>
      </w:r>
    </w:p>
    <w:p w14:paraId="75F9AA9D" w14:textId="0477BF7A" w:rsidR="00CF283F" w:rsidRPr="006D0E03" w:rsidRDefault="00CF283F" w:rsidP="008616CB">
      <w:pPr>
        <w:pStyle w:val="Heading2"/>
        <w:numPr>
          <w:ilvl w:val="0"/>
          <w:numId w:val="0"/>
        </w:numPr>
        <w:rPr>
          <w:noProof w:val="0"/>
        </w:rPr>
      </w:pPr>
      <w:bookmarkStart w:id="14" w:name="_Toc18414904"/>
      <w:bookmarkStart w:id="15" w:name="_Toc235096983"/>
      <w:bookmarkEnd w:id="12"/>
      <w:r w:rsidRPr="006D0E03">
        <w:rPr>
          <w:noProof w:val="0"/>
        </w:rPr>
        <w:t>Open Issues and Questions</w:t>
      </w:r>
      <w:bookmarkEnd w:id="13"/>
      <w:bookmarkEnd w:id="14"/>
      <w:bookmarkEnd w:id="15"/>
    </w:p>
    <w:p w14:paraId="03316F35" w14:textId="2AF8C658" w:rsidR="00CC1ADD" w:rsidRPr="00781E38" w:rsidRDefault="00CC1ADD" w:rsidP="00BD5221">
      <w:pPr>
        <w:pStyle w:val="BodyText"/>
      </w:pPr>
      <w:r w:rsidRPr="00781E38">
        <w:t>The following list of open issues</w:t>
      </w:r>
      <w:r w:rsidR="009D15C6" w:rsidRPr="00781E38">
        <w:t xml:space="preserve"> and questions need to be addressed</w:t>
      </w:r>
      <w:r w:rsidR="00F42116" w:rsidRPr="00781E38">
        <w:t xml:space="preserve"> by the PCMC working group during the Trial Implementation</w:t>
      </w:r>
      <w:r w:rsidR="009D15C6" w:rsidRPr="00781E38">
        <w:t>:</w:t>
      </w:r>
    </w:p>
    <w:p w14:paraId="4D9FF4B9" w14:textId="2083F84F" w:rsidR="00781E38" w:rsidRPr="009D158D" w:rsidRDefault="00EB4819" w:rsidP="00781E38">
      <w:pPr>
        <w:pStyle w:val="ListNumber2"/>
      </w:pPr>
      <w:r w:rsidRPr="00781E38">
        <w:t>Shall we also consider any non-heartbeat message as a heartbeat message which resets the heartbeat timer on both sides?</w:t>
      </w:r>
    </w:p>
    <w:p w14:paraId="2A0335A3" w14:textId="14D92DE7" w:rsidR="00F7444A" w:rsidRPr="006D0E03" w:rsidRDefault="00EB4819" w:rsidP="00BD5221">
      <w:pPr>
        <w:pStyle w:val="ListContinue2"/>
      </w:pPr>
      <w:r w:rsidRPr="006D0E03">
        <w:t>The problem is that any changes regarding the watchdog parameter must either be sent as an “inline-event” or as a separate message, and the acknowledgement from the</w:t>
      </w:r>
      <w:r w:rsidR="00A114F6" w:rsidRPr="006D0E03">
        <w:t xml:space="preserve"> </w:t>
      </w:r>
      <w:r w:rsidR="00E86FC0" w:rsidRPr="006D0E03">
        <w:t xml:space="preserve">HC </w:t>
      </w:r>
      <w:r w:rsidRPr="006D0E03">
        <w:t>cannot clearly distinguish between the acknowledgement of the heartbeat and the actual data message (</w:t>
      </w:r>
      <w:r w:rsidR="009D158D">
        <w:t>e.g</w:t>
      </w:r>
      <w:r w:rsidR="00CD0A56">
        <w:t xml:space="preserve">., </w:t>
      </w:r>
      <w:r w:rsidR="00E86FC0" w:rsidRPr="006D0E03">
        <w:t xml:space="preserve">HC </w:t>
      </w:r>
      <w:r w:rsidRPr="006D0E03">
        <w:t>wants to confirm the non-heartbeat event but wants to indicate that it</w:t>
      </w:r>
      <w:r w:rsidR="00826C8B" w:rsidRPr="006D0E03">
        <w:t xml:space="preserve"> needs to stop the </w:t>
      </w:r>
      <w:r w:rsidR="00DE64DF" w:rsidRPr="006D0E03">
        <w:t>heartbeat processing)</w:t>
      </w:r>
      <w:r w:rsidR="006D0E03">
        <w:rPr>
          <w:i/>
        </w:rPr>
        <w:t xml:space="preserve">. </w:t>
      </w:r>
    </w:p>
    <w:p w14:paraId="294D049B" w14:textId="77777777" w:rsidR="00CF283F" w:rsidRPr="006D0E03" w:rsidRDefault="00CF283F" w:rsidP="008616CB">
      <w:pPr>
        <w:pStyle w:val="Heading2"/>
        <w:numPr>
          <w:ilvl w:val="0"/>
          <w:numId w:val="0"/>
        </w:numPr>
        <w:rPr>
          <w:noProof w:val="0"/>
        </w:rPr>
      </w:pPr>
      <w:bookmarkStart w:id="16" w:name="_Toc345074642"/>
      <w:bookmarkStart w:id="17" w:name="_Toc18414905"/>
      <w:bookmarkStart w:id="18" w:name="_Toc235096984"/>
      <w:bookmarkStart w:id="19" w:name="_Toc473170357"/>
      <w:bookmarkStart w:id="20" w:name="_Toc504625754"/>
      <w:r w:rsidRPr="006D0E03">
        <w:rPr>
          <w:noProof w:val="0"/>
        </w:rPr>
        <w:t>Closed Issues</w:t>
      </w:r>
      <w:bookmarkEnd w:id="16"/>
      <w:bookmarkEnd w:id="17"/>
      <w:bookmarkEnd w:id="18"/>
    </w:p>
    <w:p w14:paraId="667A95CE" w14:textId="77777777" w:rsidR="005F597D" w:rsidRPr="006D0E03" w:rsidRDefault="00975B0C" w:rsidP="00BD5221">
      <w:pPr>
        <w:pStyle w:val="BodyText"/>
      </w:pPr>
      <w:r w:rsidRPr="006D0E03">
        <w:t xml:space="preserve">The following list of </w:t>
      </w:r>
      <w:r w:rsidR="005F597D" w:rsidRPr="006D0E03">
        <w:t>issues and questions has been addressed:</w:t>
      </w:r>
    </w:p>
    <w:p w14:paraId="15C3204D" w14:textId="77777777" w:rsidR="00CF283F" w:rsidRPr="006D0E03" w:rsidRDefault="00CF283F" w:rsidP="00147F29">
      <w:pPr>
        <w:pStyle w:val="BodyText"/>
      </w:pPr>
    </w:p>
    <w:p w14:paraId="4FDCC03C" w14:textId="64AE4C67" w:rsidR="00077DF6" w:rsidRPr="006D0E03" w:rsidRDefault="00077DF6" w:rsidP="00BB76BC">
      <w:pPr>
        <w:pStyle w:val="Heading1"/>
        <w:numPr>
          <w:ilvl w:val="0"/>
          <w:numId w:val="0"/>
        </w:numPr>
        <w:rPr>
          <w:noProof w:val="0"/>
        </w:rPr>
      </w:pPr>
      <w:bookmarkStart w:id="21" w:name="_Toc235096985"/>
      <w:bookmarkStart w:id="22" w:name="_Toc345074643"/>
      <w:bookmarkStart w:id="23" w:name="_Toc18414906"/>
      <w:r w:rsidRPr="006D0E03">
        <w:rPr>
          <w:noProof w:val="0"/>
        </w:rPr>
        <w:lastRenderedPageBreak/>
        <w:t>IHE Technical Frameworks General Introduction</w:t>
      </w:r>
      <w:bookmarkEnd w:id="21"/>
    </w:p>
    <w:p w14:paraId="0DB60388" w14:textId="600C0D5E" w:rsidR="00077DF6" w:rsidRPr="006D0E03" w:rsidRDefault="00077DF6" w:rsidP="00AF5B2B">
      <w:pPr>
        <w:pStyle w:val="BodyText"/>
      </w:pPr>
      <w:bookmarkStart w:id="24" w:name="_Hlk74577429"/>
      <w:r w:rsidRPr="006D0E03">
        <w:t xml:space="preserve">The </w:t>
      </w:r>
      <w:hyperlink r:id="rId21" w:history="1">
        <w:r w:rsidRPr="006D0E03">
          <w:rPr>
            <w:rStyle w:val="Hyperlink"/>
          </w:rPr>
          <w:t>IHE Technical Framework</w:t>
        </w:r>
        <w:r w:rsidR="007D3F8B" w:rsidRPr="006D0E03">
          <w:rPr>
            <w:rStyle w:val="Hyperlink"/>
          </w:rPr>
          <w:t>s</w:t>
        </w:r>
        <w:r w:rsidRPr="006D0E03">
          <w:rPr>
            <w:rStyle w:val="Hyperlink"/>
          </w:rPr>
          <w:t xml:space="preserve"> General Introduction</w:t>
        </w:r>
      </w:hyperlink>
      <w:r w:rsidRPr="006D0E03">
        <w:t xml:space="preserve"> is shared by all of the IHE domain technical frameworks. Each technical framework volume contains links to this document where appropriate</w:t>
      </w:r>
      <w:bookmarkEnd w:id="24"/>
      <w:r w:rsidRPr="006D0E03">
        <w:t>.</w:t>
      </w:r>
    </w:p>
    <w:p w14:paraId="2334F0BD" w14:textId="0DB99873" w:rsidR="00077DF6" w:rsidRPr="006D0E03" w:rsidRDefault="00077DF6" w:rsidP="00AF5B2B">
      <w:pPr>
        <w:pStyle w:val="Heading1"/>
        <w:pageBreakBefore w:val="0"/>
        <w:rPr>
          <w:noProof w:val="0"/>
        </w:rPr>
      </w:pPr>
      <w:bookmarkStart w:id="25" w:name="_Toc341951395"/>
      <w:bookmarkStart w:id="26" w:name="_Toc18418175"/>
      <w:bookmarkStart w:id="27" w:name="_Toc235096986"/>
      <w:r w:rsidRPr="006D0E03">
        <w:rPr>
          <w:noProof w:val="0"/>
        </w:rPr>
        <w:t>Copyright Licenses</w:t>
      </w:r>
      <w:bookmarkEnd w:id="25"/>
      <w:bookmarkEnd w:id="26"/>
      <w:bookmarkEnd w:id="27"/>
    </w:p>
    <w:p w14:paraId="7D535A79" w14:textId="772E3070" w:rsidR="00756627" w:rsidRPr="006D0E03" w:rsidRDefault="00756627" w:rsidP="00756627">
      <w:pPr>
        <w:pStyle w:val="BodyText"/>
      </w:pPr>
      <w:bookmarkStart w:id="28" w:name="_Hlk78989555"/>
      <w:r w:rsidRPr="006D0E03">
        <w:t>IHE technical documents refer to, and make use of, a number of standards developed and published by several standards development organizations.</w:t>
      </w:r>
      <w:r w:rsidR="001E0DD5" w:rsidRPr="006D0E03">
        <w:t xml:space="preserve"> </w:t>
      </w:r>
      <w:r w:rsidRPr="006D0E03">
        <w:t xml:space="preserve">Please refer to the IHE Technical Frameworks General Introduction, </w:t>
      </w:r>
      <w:hyperlink r:id="rId22" w:history="1">
        <w:r w:rsidR="00942BE6" w:rsidRPr="006D0E03">
          <w:rPr>
            <w:rStyle w:val="Hyperlink"/>
          </w:rPr>
          <w:t>Section 9 - Copyright Licenses</w:t>
        </w:r>
      </w:hyperlink>
      <w:r w:rsidRPr="006D0E03">
        <w:t xml:space="preserve"> for copyright license information for frequently referenced base standards</w:t>
      </w:r>
      <w:r w:rsidR="00AC2722" w:rsidRPr="006D0E03">
        <w:t>. Information pertaining to the use of IHE International copyrighted materials is also available there.</w:t>
      </w:r>
    </w:p>
    <w:p w14:paraId="0F29AFE1" w14:textId="617624C2" w:rsidR="00077DF6" w:rsidRPr="006D0E03" w:rsidRDefault="00077DF6" w:rsidP="00AF5B2B">
      <w:pPr>
        <w:pStyle w:val="Heading1"/>
        <w:pageBreakBefore w:val="0"/>
        <w:rPr>
          <w:noProof w:val="0"/>
        </w:rPr>
      </w:pPr>
      <w:bookmarkStart w:id="29" w:name="_Toc71799277"/>
      <w:bookmarkStart w:id="30" w:name="_Toc71799500"/>
      <w:bookmarkStart w:id="31" w:name="_Toc79571045"/>
      <w:bookmarkStart w:id="32" w:name="_Toc80108301"/>
      <w:bookmarkStart w:id="33" w:name="_Toc80108471"/>
      <w:bookmarkStart w:id="34" w:name="_Toc71799278"/>
      <w:bookmarkStart w:id="35" w:name="_Toc71799501"/>
      <w:bookmarkStart w:id="36" w:name="_Toc79571046"/>
      <w:bookmarkStart w:id="37" w:name="_Toc80108302"/>
      <w:bookmarkStart w:id="38" w:name="_Toc80108472"/>
      <w:bookmarkStart w:id="39" w:name="_Toc71799279"/>
      <w:bookmarkStart w:id="40" w:name="_Toc71799502"/>
      <w:bookmarkStart w:id="41" w:name="_Toc79571047"/>
      <w:bookmarkStart w:id="42" w:name="_Toc80108303"/>
      <w:bookmarkStart w:id="43" w:name="_Toc80108473"/>
      <w:bookmarkStart w:id="44" w:name="_Toc71799280"/>
      <w:bookmarkStart w:id="45" w:name="_Toc71799503"/>
      <w:bookmarkStart w:id="46" w:name="_Toc79571048"/>
      <w:bookmarkStart w:id="47" w:name="_Toc80108304"/>
      <w:bookmarkStart w:id="48" w:name="_Toc80108474"/>
      <w:bookmarkStart w:id="49" w:name="_Toc71799281"/>
      <w:bookmarkStart w:id="50" w:name="_Toc71799504"/>
      <w:bookmarkStart w:id="51" w:name="_Toc79571049"/>
      <w:bookmarkStart w:id="52" w:name="_Toc80108305"/>
      <w:bookmarkStart w:id="53" w:name="_Toc80108475"/>
      <w:bookmarkStart w:id="54" w:name="_Toc71799282"/>
      <w:bookmarkStart w:id="55" w:name="_Toc71799505"/>
      <w:bookmarkStart w:id="56" w:name="_Toc79571050"/>
      <w:bookmarkStart w:id="57" w:name="_Toc80108306"/>
      <w:bookmarkStart w:id="58" w:name="_Toc80108476"/>
      <w:bookmarkStart w:id="59" w:name="_Toc71799283"/>
      <w:bookmarkStart w:id="60" w:name="_Toc71799506"/>
      <w:bookmarkStart w:id="61" w:name="_Toc79571051"/>
      <w:bookmarkStart w:id="62" w:name="_Toc80108307"/>
      <w:bookmarkStart w:id="63" w:name="_Toc80108477"/>
      <w:bookmarkStart w:id="64" w:name="_Toc71799284"/>
      <w:bookmarkStart w:id="65" w:name="_Toc71799507"/>
      <w:bookmarkStart w:id="66" w:name="_Toc79571052"/>
      <w:bookmarkStart w:id="67" w:name="_Toc80108308"/>
      <w:bookmarkStart w:id="68" w:name="_Toc80108478"/>
      <w:bookmarkStart w:id="69" w:name="_Toc71799285"/>
      <w:bookmarkStart w:id="70" w:name="_Toc71799508"/>
      <w:bookmarkStart w:id="71" w:name="_Toc79571053"/>
      <w:bookmarkStart w:id="72" w:name="_Toc80108309"/>
      <w:bookmarkStart w:id="73" w:name="_Toc80108479"/>
      <w:bookmarkStart w:id="74" w:name="_Toc71799286"/>
      <w:bookmarkStart w:id="75" w:name="_Toc71799509"/>
      <w:bookmarkStart w:id="76" w:name="_Toc79571054"/>
      <w:bookmarkStart w:id="77" w:name="_Toc80108310"/>
      <w:bookmarkStart w:id="78" w:name="_Toc80108480"/>
      <w:bookmarkStart w:id="79" w:name="_Toc71799287"/>
      <w:bookmarkStart w:id="80" w:name="_Toc71799510"/>
      <w:bookmarkStart w:id="81" w:name="_Toc79571055"/>
      <w:bookmarkStart w:id="82" w:name="_Toc80108311"/>
      <w:bookmarkStart w:id="83" w:name="_Toc80108481"/>
      <w:bookmarkStart w:id="84" w:name="_Toc71799288"/>
      <w:bookmarkStart w:id="85" w:name="_Toc71799511"/>
      <w:bookmarkStart w:id="86" w:name="_Toc79571056"/>
      <w:bookmarkStart w:id="87" w:name="_Toc80108312"/>
      <w:bookmarkStart w:id="88" w:name="_Toc80108482"/>
      <w:bookmarkStart w:id="89" w:name="_Toc71799289"/>
      <w:bookmarkStart w:id="90" w:name="_Toc71799512"/>
      <w:bookmarkStart w:id="91" w:name="_Toc79571057"/>
      <w:bookmarkStart w:id="92" w:name="_Toc80108313"/>
      <w:bookmarkStart w:id="93" w:name="_Toc80108483"/>
      <w:bookmarkStart w:id="94" w:name="_Toc341951397"/>
      <w:bookmarkStart w:id="95" w:name="_Toc18418181"/>
      <w:bookmarkStart w:id="96" w:name="_Toc23509698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sidRPr="006D0E03">
        <w:rPr>
          <w:noProof w:val="0"/>
        </w:rPr>
        <w:t>Trademark</w:t>
      </w:r>
      <w:bookmarkEnd w:id="94"/>
      <w:bookmarkEnd w:id="95"/>
      <w:bookmarkEnd w:id="96"/>
    </w:p>
    <w:p w14:paraId="1ED8E55E" w14:textId="5DE88EA0" w:rsidR="00077DF6" w:rsidRPr="006D0E03" w:rsidRDefault="00077DF6">
      <w:pPr>
        <w:pStyle w:val="BodyText"/>
      </w:pPr>
      <w:r w:rsidRPr="006D0E03">
        <w:t>IHE</w:t>
      </w:r>
      <w:r w:rsidRPr="006D0E03">
        <w:rPr>
          <w:vertAlign w:val="superscript"/>
        </w:rPr>
        <w:t>®</w:t>
      </w:r>
      <w:r w:rsidRPr="006D0E03">
        <w:t xml:space="preserve"> and the IHE logo are trademarks of the Healthcare Information Management Systems Society in the United States and trademarks of IHE Europe in the European Community.</w:t>
      </w:r>
      <w:r w:rsidR="001E0DD5" w:rsidRPr="006D0E03">
        <w:t xml:space="preserve"> </w:t>
      </w:r>
      <w:r w:rsidR="003519BF" w:rsidRPr="006D0E03">
        <w:t xml:space="preserve">Please refer to the IHE Technical Frameworks General Introduction, </w:t>
      </w:r>
      <w:hyperlink r:id="rId23" w:history="1">
        <w:r w:rsidR="00D037BC" w:rsidRPr="006D0E03">
          <w:rPr>
            <w:rStyle w:val="Hyperlink"/>
          </w:rPr>
          <w:t>Section 10 - Trademark</w:t>
        </w:r>
      </w:hyperlink>
      <w:r w:rsidR="003519BF" w:rsidRPr="006D0E03">
        <w:t xml:space="preserve"> for</w:t>
      </w:r>
      <w:r w:rsidRPr="006D0E03">
        <w:t xml:space="preserve"> </w:t>
      </w:r>
      <w:r w:rsidR="003519BF" w:rsidRPr="006D0E03">
        <w:t>information on their use.</w:t>
      </w:r>
    </w:p>
    <w:p w14:paraId="126F23B3" w14:textId="37FDC7A8" w:rsidR="009F5CF4" w:rsidRPr="006D0E03" w:rsidRDefault="00077DF6" w:rsidP="00BB76BC">
      <w:pPr>
        <w:pStyle w:val="Heading1"/>
        <w:numPr>
          <w:ilvl w:val="0"/>
          <w:numId w:val="0"/>
        </w:numPr>
        <w:rPr>
          <w:noProof w:val="0"/>
        </w:rPr>
      </w:pPr>
      <w:bookmarkStart w:id="97" w:name="_Toc235096988"/>
      <w:r w:rsidRPr="006D0E03">
        <w:rPr>
          <w:noProof w:val="0"/>
        </w:rPr>
        <w:lastRenderedPageBreak/>
        <w:t xml:space="preserve">IHE Technical Frameworks </w:t>
      </w:r>
      <w:r w:rsidR="0004602F" w:rsidRPr="006D0E03">
        <w:rPr>
          <w:noProof w:val="0"/>
        </w:rPr>
        <w:t>General Introduction</w:t>
      </w:r>
      <w:bookmarkEnd w:id="22"/>
      <w:r w:rsidR="00623829" w:rsidRPr="006D0E03">
        <w:rPr>
          <w:noProof w:val="0"/>
        </w:rPr>
        <w:t xml:space="preserve"> Appendices</w:t>
      </w:r>
      <w:bookmarkEnd w:id="23"/>
      <w:bookmarkEnd w:id="97"/>
    </w:p>
    <w:p w14:paraId="09F7F118" w14:textId="4EA24B45" w:rsidR="00623829" w:rsidRPr="006D0E03" w:rsidRDefault="003B7860" w:rsidP="00EA3BCB">
      <w:pPr>
        <w:pStyle w:val="BodyText"/>
      </w:pPr>
      <w:r w:rsidRPr="006D0E03">
        <w:t xml:space="preserve">The </w:t>
      </w:r>
      <w:hyperlink r:id="rId24" w:history="1">
        <w:r w:rsidR="0004602F" w:rsidRPr="006D0E03">
          <w:rPr>
            <w:rStyle w:val="Hyperlink"/>
          </w:rPr>
          <w:t>IHE Technical Framework General Introduction Appendices</w:t>
        </w:r>
      </w:hyperlink>
      <w:r w:rsidR="00623829" w:rsidRPr="006D0E03">
        <w:t xml:space="preserve"> are components shared by all of the IHE domain technical frameworks. Each technical framework volume contains links to these documents where appropriate.</w:t>
      </w:r>
    </w:p>
    <w:p w14:paraId="6CDC80F2" w14:textId="77777777" w:rsidR="00077DF6" w:rsidRPr="006D0E03" w:rsidRDefault="00077DF6" w:rsidP="00EA3BCB">
      <w:pPr>
        <w:pStyle w:val="BodyText"/>
      </w:pPr>
    </w:p>
    <w:p w14:paraId="603425CA" w14:textId="69F1ED25" w:rsidR="00D25F7A" w:rsidRPr="006D0E03" w:rsidRDefault="00C16F09" w:rsidP="00BB76BC">
      <w:pPr>
        <w:pStyle w:val="EditorInstructions"/>
      </w:pPr>
      <w:r w:rsidRPr="006D0E03">
        <w:t xml:space="preserve">Update the following </w:t>
      </w:r>
      <w:r w:rsidR="00EA4332" w:rsidRPr="006D0E03">
        <w:t>a</w:t>
      </w:r>
      <w:r w:rsidRPr="006D0E03">
        <w:t xml:space="preserve">ppendices to the General Introduction as indicated below. Note that these are </w:t>
      </w:r>
      <w:r w:rsidRPr="006D0E03">
        <w:rPr>
          <w:b/>
        </w:rPr>
        <w:t>not</w:t>
      </w:r>
      <w:r w:rsidRPr="006D0E03">
        <w:t xml:space="preserve"> appendices to </w:t>
      </w:r>
      <w:r w:rsidR="00077DF6" w:rsidRPr="006D0E03">
        <w:t xml:space="preserve">this domain’s Technical Framework (TF-1, TF-2, TF-3 or TF-4) but rather, they are appendices </w:t>
      </w:r>
      <w:r w:rsidR="00BB4ABD" w:rsidRPr="006D0E03">
        <w:t xml:space="preserve">to </w:t>
      </w:r>
      <w:r w:rsidR="00077DF6" w:rsidRPr="006D0E03">
        <w:t xml:space="preserve">the IHE Technical Frameworks General Introduction located </w:t>
      </w:r>
      <w:hyperlink r:id="rId25" w:history="1">
        <w:r w:rsidR="00077DF6" w:rsidRPr="006D0E03">
          <w:rPr>
            <w:rStyle w:val="Hyperlink"/>
          </w:rPr>
          <w:t>here</w:t>
        </w:r>
      </w:hyperlink>
      <w:r w:rsidRPr="006D0E03">
        <w:t>.</w:t>
      </w:r>
    </w:p>
    <w:p w14:paraId="36C82463" w14:textId="77777777" w:rsidR="00781E38" w:rsidRPr="00781E38" w:rsidRDefault="00781E38" w:rsidP="00781E38">
      <w:pPr>
        <w:pStyle w:val="BodyText"/>
      </w:pPr>
      <w:bookmarkStart w:id="98" w:name="_Toc345074644"/>
    </w:p>
    <w:bookmarkStart w:id="99" w:name="_Toc18414907"/>
    <w:bookmarkStart w:id="100" w:name="OLE_LINK20"/>
    <w:bookmarkStart w:id="101" w:name="OLE_LINK21"/>
    <w:bookmarkStart w:id="102" w:name="OLE_LINK22"/>
    <w:bookmarkStart w:id="103" w:name="OLE_LINK11"/>
    <w:bookmarkStart w:id="104" w:name="OLE_LINK18"/>
    <w:p w14:paraId="7BDAB41D" w14:textId="6F1A2B22" w:rsidR="00747676" w:rsidRPr="006D0E03" w:rsidRDefault="00890E90" w:rsidP="00EA3BCB">
      <w:pPr>
        <w:pStyle w:val="Heading1"/>
        <w:pageBreakBefore w:val="0"/>
        <w:numPr>
          <w:ilvl w:val="0"/>
          <w:numId w:val="0"/>
        </w:numPr>
        <w:rPr>
          <w:noProof w:val="0"/>
        </w:rPr>
      </w:pPr>
      <w:r w:rsidRPr="006D0E03">
        <w:rPr>
          <w:noProof w:val="0"/>
        </w:rPr>
        <w:fldChar w:fldCharType="begin"/>
      </w:r>
      <w:r w:rsidRPr="006D0E03">
        <w:rPr>
          <w:noProof w:val="0"/>
        </w:rPr>
        <w:instrText xml:space="preserve"> HYPERLINK "https://profiles.ihe.net/GeneralIntro/ch-A.html" </w:instrText>
      </w:r>
      <w:r w:rsidRPr="006D0E03">
        <w:rPr>
          <w:noProof w:val="0"/>
        </w:rPr>
      </w:r>
      <w:r w:rsidRPr="006D0E03">
        <w:rPr>
          <w:noProof w:val="0"/>
        </w:rPr>
        <w:fldChar w:fldCharType="separate"/>
      </w:r>
      <w:bookmarkStart w:id="105" w:name="_Toc235096989"/>
      <w:r w:rsidR="00207C5F" w:rsidRPr="006D0E03">
        <w:rPr>
          <w:rStyle w:val="Hyperlink"/>
          <w:noProof w:val="0"/>
        </w:rPr>
        <w:t>Appendix A</w:t>
      </w:r>
      <w:r w:rsidRPr="006D0E03">
        <w:rPr>
          <w:noProof w:val="0"/>
        </w:rPr>
        <w:fldChar w:fldCharType="end"/>
      </w:r>
      <w:r w:rsidR="00747676" w:rsidRPr="006D0E03">
        <w:rPr>
          <w:noProof w:val="0"/>
        </w:rPr>
        <w:t xml:space="preserve"> </w:t>
      </w:r>
      <w:bookmarkStart w:id="106" w:name="OLE_LINK1"/>
      <w:bookmarkStart w:id="107" w:name="OLE_LINK2"/>
      <w:r w:rsidR="00883B13" w:rsidRPr="006D0E03">
        <w:rPr>
          <w:noProof w:val="0"/>
        </w:rPr>
        <w:t>–</w:t>
      </w:r>
      <w:bookmarkEnd w:id="106"/>
      <w:bookmarkEnd w:id="107"/>
      <w:r w:rsidR="00747676" w:rsidRPr="006D0E03">
        <w:rPr>
          <w:noProof w:val="0"/>
        </w:rPr>
        <w:t xml:space="preserve"> </w:t>
      </w:r>
      <w:r w:rsidRPr="006D0E03">
        <w:rPr>
          <w:noProof w:val="0"/>
        </w:rPr>
        <w:t>Actors</w:t>
      </w:r>
      <w:bookmarkEnd w:id="98"/>
      <w:bookmarkEnd w:id="99"/>
      <w:bookmarkEnd w:id="105"/>
    </w:p>
    <w:p w14:paraId="2033B957" w14:textId="77777777" w:rsidR="00207C5F" w:rsidRPr="006D0E03" w:rsidRDefault="00207C5F" w:rsidP="00F1030E">
      <w:pPr>
        <w:pStyle w:val="BodyText"/>
      </w:pPr>
    </w:p>
    <w:p w14:paraId="103CC4FC" w14:textId="3F877740" w:rsidR="00747676" w:rsidRPr="006D0E03" w:rsidRDefault="00747676" w:rsidP="00747676">
      <w:pPr>
        <w:pStyle w:val="EditorInstructions"/>
      </w:pPr>
      <w:r w:rsidRPr="006D0E03">
        <w:t>Add the</w:t>
      </w:r>
      <w:r w:rsidR="00A12925" w:rsidRPr="006D0E03">
        <w:t xml:space="preserve"> </w:t>
      </w:r>
      <w:r w:rsidRPr="006D0E03">
        <w:t xml:space="preserve">following </w:t>
      </w:r>
      <w:r w:rsidR="00A12925" w:rsidRPr="006D0E03">
        <w:rPr>
          <w:b/>
        </w:rPr>
        <w:t>new</w:t>
      </w:r>
      <w:r w:rsidR="00E768A2" w:rsidRPr="006D0E03">
        <w:rPr>
          <w:b/>
        </w:rPr>
        <w:t xml:space="preserve"> </w:t>
      </w:r>
      <w:r w:rsidRPr="006D0E03">
        <w:t xml:space="preserve">actors </w:t>
      </w:r>
      <w:r w:rsidRPr="006D0E03">
        <w:rPr>
          <w:iCs w:val="0"/>
        </w:rPr>
        <w:t xml:space="preserve">to the </w:t>
      </w:r>
      <w:hyperlink r:id="rId26" w:history="1">
        <w:r w:rsidRPr="006D0E03">
          <w:rPr>
            <w:rStyle w:val="Hyperlink"/>
            <w:iCs w:val="0"/>
          </w:rPr>
          <w:t xml:space="preserve">IHE </w:t>
        </w:r>
        <w:r w:rsidRPr="006D0E03">
          <w:rPr>
            <w:rStyle w:val="Hyperlink"/>
          </w:rPr>
          <w:t>Technical Frameworks</w:t>
        </w:r>
        <w:r w:rsidRPr="006D0E03">
          <w:rPr>
            <w:rStyle w:val="Hyperlink"/>
            <w:iCs w:val="0"/>
          </w:rPr>
          <w:t xml:space="preserve"> General Introduction </w:t>
        </w:r>
        <w:r w:rsidR="00814F76" w:rsidRPr="006D0E03">
          <w:rPr>
            <w:rStyle w:val="Hyperlink"/>
            <w:iCs w:val="0"/>
          </w:rPr>
          <w:t>Appendix A</w:t>
        </w:r>
      </w:hyperlink>
      <w:r w:rsidR="00207C5F" w:rsidRPr="006D0E03">
        <w:rPr>
          <w:iCs w:val="0"/>
        </w:rPr>
        <w:t>:</w:t>
      </w:r>
    </w:p>
    <w:bookmarkEnd w:id="100"/>
    <w:bookmarkEnd w:id="101"/>
    <w:bookmarkEnd w:id="102"/>
    <w:bookmarkEnd w:id="103"/>
    <w:bookmarkEnd w:id="104"/>
    <w:p w14:paraId="2CCB2FE3" w14:textId="77777777" w:rsidR="007962BA" w:rsidRPr="006D0E03" w:rsidRDefault="007962BA" w:rsidP="00781E38">
      <w:pPr>
        <w:pStyle w:val="BodyText"/>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3078"/>
        <w:gridCol w:w="6498"/>
      </w:tblGrid>
      <w:tr w:rsidR="00077DF6" w:rsidRPr="006D0E03" w14:paraId="6839130D" w14:textId="77777777" w:rsidTr="00682FD2">
        <w:trPr>
          <w:cantSplit/>
          <w:tblHeader/>
          <w:jc w:val="center"/>
        </w:trPr>
        <w:tc>
          <w:tcPr>
            <w:tcW w:w="3078" w:type="dxa"/>
            <w:shd w:val="clear" w:color="auto" w:fill="D9D9D9"/>
          </w:tcPr>
          <w:p w14:paraId="5FA8737C" w14:textId="7E55F80F" w:rsidR="00077DF6" w:rsidRPr="006D0E03" w:rsidRDefault="00077DF6" w:rsidP="00781E38">
            <w:pPr>
              <w:pStyle w:val="TableEntryHeader"/>
            </w:pPr>
            <w:bookmarkStart w:id="108" w:name="_Hlk5000660"/>
            <w:r w:rsidRPr="006D0E03">
              <w:t>New Actor Name</w:t>
            </w:r>
          </w:p>
        </w:tc>
        <w:tc>
          <w:tcPr>
            <w:tcW w:w="6498" w:type="dxa"/>
            <w:shd w:val="clear" w:color="auto" w:fill="D9D9D9"/>
          </w:tcPr>
          <w:p w14:paraId="5C634ACA" w14:textId="6EB140F0" w:rsidR="00077DF6" w:rsidRPr="006D0E03" w:rsidRDefault="00077DF6" w:rsidP="00781E38">
            <w:pPr>
              <w:pStyle w:val="TableEntryHeader"/>
            </w:pPr>
            <w:r w:rsidRPr="006D0E03">
              <w:t>De</w:t>
            </w:r>
            <w:r w:rsidR="00F97009" w:rsidRPr="006D0E03">
              <w:t>scription</w:t>
            </w:r>
          </w:p>
        </w:tc>
      </w:tr>
      <w:tr w:rsidR="00077DF6" w:rsidRPr="006D0E03" w14:paraId="272C5A0C" w14:textId="77777777" w:rsidTr="00682FD2">
        <w:trPr>
          <w:cantSplit/>
          <w:jc w:val="center"/>
        </w:trPr>
        <w:tc>
          <w:tcPr>
            <w:tcW w:w="3078" w:type="dxa"/>
          </w:tcPr>
          <w:p w14:paraId="709CDA99" w14:textId="6F162A75" w:rsidR="00077DF6" w:rsidRPr="006D0E03" w:rsidRDefault="00B011FA">
            <w:pPr>
              <w:pStyle w:val="TableEntry"/>
            </w:pPr>
            <w:r w:rsidRPr="006D0E03">
              <w:t>Heartbeat</w:t>
            </w:r>
            <w:r w:rsidR="00C02F8D" w:rsidRPr="006D0E03">
              <w:t xml:space="preserve"> Reporter</w:t>
            </w:r>
          </w:p>
        </w:tc>
        <w:tc>
          <w:tcPr>
            <w:tcW w:w="6498" w:type="dxa"/>
            <w:shd w:val="clear" w:color="auto" w:fill="FFFFFF" w:themeFill="background1"/>
          </w:tcPr>
          <w:p w14:paraId="4C7B099B" w14:textId="6522E7D6" w:rsidR="00077DF6" w:rsidRPr="006D0E03" w:rsidRDefault="0082384C">
            <w:pPr>
              <w:pStyle w:val="TableEntry"/>
            </w:pPr>
            <w:r w:rsidRPr="006D0E03">
              <w:t xml:space="preserve">Initiates a </w:t>
            </w:r>
            <w:r w:rsidR="00CF0FAD" w:rsidRPr="006D0E03">
              <w:t>request heartbeat response</w:t>
            </w:r>
            <w:r w:rsidRPr="006D0E03">
              <w:t xml:space="preserve"> acting as a trigger for receipt acknowledgement response.</w:t>
            </w:r>
          </w:p>
        </w:tc>
      </w:tr>
      <w:tr w:rsidR="00077DF6" w:rsidRPr="006D0E03" w14:paraId="29966BDA" w14:textId="77777777" w:rsidTr="00682FD2">
        <w:trPr>
          <w:cantSplit/>
          <w:jc w:val="center"/>
        </w:trPr>
        <w:tc>
          <w:tcPr>
            <w:tcW w:w="3078" w:type="dxa"/>
          </w:tcPr>
          <w:p w14:paraId="6B8756EC" w14:textId="631724DC" w:rsidR="00077DF6" w:rsidRPr="006D0E03" w:rsidRDefault="00B011FA" w:rsidP="00EB71A2">
            <w:pPr>
              <w:pStyle w:val="TableEntry"/>
            </w:pPr>
            <w:r w:rsidRPr="006D0E03">
              <w:t>Heartbeat</w:t>
            </w:r>
            <w:r w:rsidR="00C02F8D" w:rsidRPr="006D0E03">
              <w:t xml:space="preserve"> Consumer</w:t>
            </w:r>
          </w:p>
        </w:tc>
        <w:tc>
          <w:tcPr>
            <w:tcW w:w="6498" w:type="dxa"/>
            <w:shd w:val="clear" w:color="auto" w:fill="FFFFFF" w:themeFill="background1"/>
          </w:tcPr>
          <w:p w14:paraId="421E9066" w14:textId="07AA16B2" w:rsidR="00077DF6" w:rsidRPr="006D0E03" w:rsidRDefault="0082384C" w:rsidP="00EB71A2">
            <w:pPr>
              <w:pStyle w:val="TableEntry"/>
            </w:pPr>
            <w:r w:rsidRPr="006D0E03">
              <w:t xml:space="preserve">Receives </w:t>
            </w:r>
            <w:r w:rsidR="00CF0FAD" w:rsidRPr="006D0E03">
              <w:t>a request heartbeat response</w:t>
            </w:r>
            <w:r w:rsidRPr="006D0E03">
              <w:t xml:space="preserve"> and sends acknowledgement back</w:t>
            </w:r>
          </w:p>
        </w:tc>
      </w:tr>
    </w:tbl>
    <w:p w14:paraId="0FEBCB00" w14:textId="72A25C3D" w:rsidR="001E63B9" w:rsidRPr="00BD5221" w:rsidRDefault="001E63B9" w:rsidP="00781E38">
      <w:pPr>
        <w:pStyle w:val="BodyText"/>
      </w:pPr>
      <w:bookmarkStart w:id="109" w:name="OLE_LINK59"/>
      <w:bookmarkStart w:id="110" w:name="_Toc345074645"/>
      <w:bookmarkEnd w:id="108"/>
    </w:p>
    <w:bookmarkStart w:id="111" w:name="_Toc18414908"/>
    <w:bookmarkStart w:id="112" w:name="OLE_LINK23"/>
    <w:bookmarkStart w:id="113" w:name="OLE_LINK27"/>
    <w:bookmarkStart w:id="114" w:name="OLE_LINK28"/>
    <w:bookmarkEnd w:id="109"/>
    <w:p w14:paraId="43C7F1F4" w14:textId="460441CE" w:rsidR="00747676" w:rsidRPr="006D0E03" w:rsidRDefault="00207C5F" w:rsidP="00EA3BCB">
      <w:pPr>
        <w:pStyle w:val="Heading1"/>
        <w:pageBreakBefore w:val="0"/>
        <w:numPr>
          <w:ilvl w:val="0"/>
          <w:numId w:val="0"/>
        </w:numPr>
        <w:rPr>
          <w:noProof w:val="0"/>
        </w:rPr>
      </w:pPr>
      <w:r w:rsidRPr="006D0E03">
        <w:fldChar w:fldCharType="begin"/>
      </w:r>
      <w:r w:rsidRPr="006D0E03">
        <w:rPr>
          <w:noProof w:val="0"/>
        </w:rPr>
        <w:instrText>HYPERLINK "https://profiles.ihe.net/GeneralIntro/ch-B.html"</w:instrText>
      </w:r>
      <w:r w:rsidRPr="006D0E03">
        <w:fldChar w:fldCharType="separate"/>
      </w:r>
      <w:bookmarkStart w:id="115" w:name="_Toc235096990"/>
      <w:r w:rsidRPr="006D0E03">
        <w:rPr>
          <w:rStyle w:val="Hyperlink"/>
          <w:noProof w:val="0"/>
        </w:rPr>
        <w:t>Appendix B</w:t>
      </w:r>
      <w:r w:rsidRPr="006D0E03">
        <w:rPr>
          <w:rStyle w:val="Hyperlink"/>
          <w:noProof w:val="0"/>
        </w:rPr>
        <w:fldChar w:fldCharType="end"/>
      </w:r>
      <w:r w:rsidR="00747676" w:rsidRPr="006D0E03">
        <w:rPr>
          <w:noProof w:val="0"/>
        </w:rPr>
        <w:t xml:space="preserve"> </w:t>
      </w:r>
      <w:r w:rsidR="00883B13" w:rsidRPr="006D0E03">
        <w:rPr>
          <w:noProof w:val="0"/>
        </w:rPr>
        <w:t>–</w:t>
      </w:r>
      <w:r w:rsidR="00747676" w:rsidRPr="006D0E03">
        <w:rPr>
          <w:noProof w:val="0"/>
        </w:rPr>
        <w:t xml:space="preserve"> </w:t>
      </w:r>
      <w:r w:rsidR="00890E90" w:rsidRPr="006D0E03">
        <w:rPr>
          <w:noProof w:val="0"/>
        </w:rPr>
        <w:t>Transactions</w:t>
      </w:r>
      <w:bookmarkEnd w:id="110"/>
      <w:bookmarkEnd w:id="111"/>
      <w:bookmarkEnd w:id="115"/>
    </w:p>
    <w:p w14:paraId="0620D777" w14:textId="77777777" w:rsidR="00207C5F" w:rsidRPr="006D0E03" w:rsidRDefault="00207C5F" w:rsidP="00F1030E">
      <w:pPr>
        <w:pStyle w:val="BodyText"/>
      </w:pPr>
    </w:p>
    <w:p w14:paraId="617ECE12" w14:textId="13ED7240" w:rsidR="00207C5F" w:rsidRPr="006D0E03" w:rsidRDefault="00207C5F" w:rsidP="00747676">
      <w:pPr>
        <w:pStyle w:val="EditorInstructions"/>
      </w:pPr>
      <w:r w:rsidRPr="006D0E03">
        <w:t xml:space="preserve">Add the following </w:t>
      </w:r>
      <w:r w:rsidRPr="006D0E03">
        <w:rPr>
          <w:b/>
        </w:rPr>
        <w:t xml:space="preserve">new </w:t>
      </w:r>
      <w:r w:rsidRPr="006D0E03">
        <w:t xml:space="preserve">transactions to the </w:t>
      </w:r>
      <w:hyperlink r:id="rId27" w:history="1">
        <w:r w:rsidRPr="006D0E03">
          <w:rPr>
            <w:rStyle w:val="Hyperlink"/>
          </w:rPr>
          <w:t>IHE Technical Frameworks General Introduction Appendix B</w:t>
        </w:r>
      </w:hyperlink>
      <w:r w:rsidRPr="006D0E03">
        <w:t>:</w:t>
      </w:r>
    </w:p>
    <w:bookmarkEnd w:id="112"/>
    <w:bookmarkEnd w:id="113"/>
    <w:bookmarkEnd w:id="114"/>
    <w:p w14:paraId="47F9D2D2" w14:textId="77777777" w:rsidR="00CB5E0E" w:rsidRPr="006D0E03" w:rsidRDefault="00CB5E0E" w:rsidP="00BD5221">
      <w:pPr>
        <w:pStyle w:val="BodyText"/>
      </w:pPr>
    </w:p>
    <w:p w14:paraId="44F368D0" w14:textId="77777777" w:rsidR="002C5D62" w:rsidRPr="006D0E03" w:rsidRDefault="002C5D62" w:rsidP="00781E38">
      <w:pPr>
        <w:pStyle w:val="BodyText"/>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428"/>
        <w:gridCol w:w="5148"/>
      </w:tblGrid>
      <w:tr w:rsidR="00747676" w:rsidRPr="006D0E03" w14:paraId="4068FDE3" w14:textId="77777777" w:rsidTr="00A01086">
        <w:trPr>
          <w:cantSplit/>
          <w:tblHeader/>
          <w:jc w:val="center"/>
        </w:trPr>
        <w:tc>
          <w:tcPr>
            <w:tcW w:w="4428" w:type="dxa"/>
            <w:shd w:val="clear" w:color="auto" w:fill="D9D9D9"/>
          </w:tcPr>
          <w:p w14:paraId="407AC66C" w14:textId="04FFF4D8" w:rsidR="00747676" w:rsidRPr="006D0E03" w:rsidRDefault="00BA011D" w:rsidP="00781E38">
            <w:pPr>
              <w:pStyle w:val="TableEntryHeader"/>
            </w:pPr>
            <w:r w:rsidRPr="006D0E03">
              <w:t>New</w:t>
            </w:r>
            <w:r w:rsidR="002F0AE0" w:rsidRPr="006D0E03">
              <w:t xml:space="preserve"> </w:t>
            </w:r>
            <w:r w:rsidR="00747676" w:rsidRPr="006D0E03">
              <w:t>Transaction</w:t>
            </w:r>
            <w:r w:rsidR="00FD0CE3" w:rsidRPr="006D0E03">
              <w:t xml:space="preserve"> </w:t>
            </w:r>
            <w:r w:rsidR="00CA4B27" w:rsidRPr="006D0E03">
              <w:t>N</w:t>
            </w:r>
            <w:r w:rsidR="008F5363" w:rsidRPr="006D0E03">
              <w:t xml:space="preserve">ame and </w:t>
            </w:r>
            <w:r w:rsidR="00CA4B27" w:rsidRPr="006D0E03">
              <w:t>N</w:t>
            </w:r>
            <w:r w:rsidR="008F5363" w:rsidRPr="006D0E03">
              <w:t>umber</w:t>
            </w:r>
          </w:p>
        </w:tc>
        <w:tc>
          <w:tcPr>
            <w:tcW w:w="5148" w:type="dxa"/>
            <w:shd w:val="clear" w:color="auto" w:fill="D9D9D9"/>
          </w:tcPr>
          <w:p w14:paraId="411AE8FD" w14:textId="77777777" w:rsidR="00747676" w:rsidRPr="006D0E03" w:rsidRDefault="00747676" w:rsidP="00781E38">
            <w:pPr>
              <w:pStyle w:val="TableEntryHeader"/>
            </w:pPr>
            <w:r w:rsidRPr="006D0E03">
              <w:t>Definition</w:t>
            </w:r>
          </w:p>
        </w:tc>
      </w:tr>
      <w:tr w:rsidR="00747676" w:rsidRPr="006D0E03" w14:paraId="768280D6" w14:textId="77777777" w:rsidTr="00A01086">
        <w:trPr>
          <w:cantSplit/>
          <w:jc w:val="center"/>
        </w:trPr>
        <w:tc>
          <w:tcPr>
            <w:tcW w:w="4428" w:type="dxa"/>
          </w:tcPr>
          <w:p w14:paraId="16E0CE5A" w14:textId="72AB7EC2" w:rsidR="00D41F87" w:rsidRPr="006D0E03" w:rsidRDefault="0082384C" w:rsidP="00660C21">
            <w:pPr>
              <w:pStyle w:val="TableEntry"/>
              <w:rPr>
                <w:i/>
              </w:rPr>
            </w:pPr>
            <w:r w:rsidRPr="006D0E03">
              <w:rPr>
                <w:iCs/>
              </w:rPr>
              <w:t>Request Heartbeat Response</w:t>
            </w:r>
            <w:r w:rsidR="006C3F9A" w:rsidRPr="006D0E03">
              <w:rPr>
                <w:iCs/>
              </w:rPr>
              <w:t xml:space="preserve"> [DEV-</w:t>
            </w:r>
            <w:r w:rsidR="00E40A9A" w:rsidRPr="006D0E03">
              <w:rPr>
                <w:iCs/>
              </w:rPr>
              <w:t>53</w:t>
            </w:r>
            <w:r w:rsidR="00660C21" w:rsidRPr="006D0E03">
              <w:rPr>
                <w:iCs/>
              </w:rPr>
              <w:t>]</w:t>
            </w:r>
          </w:p>
        </w:tc>
        <w:tc>
          <w:tcPr>
            <w:tcW w:w="5148" w:type="dxa"/>
          </w:tcPr>
          <w:p w14:paraId="495900DA" w14:textId="15188304" w:rsidR="003B4216" w:rsidRPr="009D158D" w:rsidRDefault="007E2EBB" w:rsidP="00BD5221">
            <w:pPr>
              <w:pStyle w:val="TableEntry"/>
            </w:pPr>
            <w:r w:rsidRPr="009D158D">
              <w:t>Sent to act as trigger for receipt acknowledgement response.</w:t>
            </w:r>
          </w:p>
        </w:tc>
      </w:tr>
    </w:tbl>
    <w:p w14:paraId="56833008" w14:textId="73D74364" w:rsidR="00BA011D" w:rsidRPr="00781E38" w:rsidRDefault="00BA011D" w:rsidP="00781E38">
      <w:pPr>
        <w:pStyle w:val="BodyText"/>
      </w:pPr>
      <w:bookmarkStart w:id="116" w:name="_Toc345074646"/>
    </w:p>
    <w:p w14:paraId="24415182" w14:textId="63312C74" w:rsidR="001E63B9" w:rsidRDefault="001E63B9" w:rsidP="00781E38">
      <w:pPr>
        <w:pStyle w:val="BodyText"/>
      </w:pPr>
    </w:p>
    <w:p w14:paraId="195BE68D" w14:textId="77777777" w:rsidR="00781E38" w:rsidRPr="00781E38" w:rsidRDefault="00781E38" w:rsidP="00781E38">
      <w:pPr>
        <w:pStyle w:val="BodyText"/>
      </w:pPr>
    </w:p>
    <w:p w14:paraId="533BB80E" w14:textId="40D920A0" w:rsidR="00747676" w:rsidRPr="006D0E03" w:rsidRDefault="00207C5F" w:rsidP="00EA3BCB">
      <w:pPr>
        <w:pStyle w:val="Heading1"/>
        <w:pageBreakBefore w:val="0"/>
        <w:numPr>
          <w:ilvl w:val="0"/>
          <w:numId w:val="0"/>
        </w:numPr>
        <w:rPr>
          <w:noProof w:val="0"/>
        </w:rPr>
      </w:pPr>
      <w:hyperlink r:id="rId28" w:history="1">
        <w:bookmarkStart w:id="117" w:name="_Toc18414909"/>
        <w:bookmarkStart w:id="118" w:name="_Toc235096991"/>
        <w:r w:rsidRPr="006D0E03">
          <w:rPr>
            <w:rStyle w:val="Hyperlink"/>
            <w:noProof w:val="0"/>
          </w:rPr>
          <w:t>Appendix D</w:t>
        </w:r>
      </w:hyperlink>
      <w:r w:rsidR="00814F76" w:rsidRPr="006D0E03">
        <w:rPr>
          <w:noProof w:val="0"/>
        </w:rPr>
        <w:t xml:space="preserve"> – </w:t>
      </w:r>
      <w:bookmarkEnd w:id="116"/>
      <w:bookmarkEnd w:id="117"/>
      <w:r w:rsidR="00890E90" w:rsidRPr="006D0E03">
        <w:rPr>
          <w:noProof w:val="0"/>
        </w:rPr>
        <w:t>Glossary</w:t>
      </w:r>
      <w:bookmarkEnd w:id="118"/>
    </w:p>
    <w:p w14:paraId="38AECC66" w14:textId="77777777" w:rsidR="00781E38" w:rsidRPr="00383FC8" w:rsidRDefault="00781E38" w:rsidP="00781E38">
      <w:pPr>
        <w:pStyle w:val="BodyText"/>
      </w:pPr>
    </w:p>
    <w:p w14:paraId="24E43B26" w14:textId="39A0375B" w:rsidR="00781E38" w:rsidRDefault="00781E38" w:rsidP="00781E38">
      <w:pPr>
        <w:pStyle w:val="EditorInstructions"/>
      </w:pPr>
      <w:r w:rsidRPr="00D26514">
        <w:t xml:space="preserve">Add the following </w:t>
      </w:r>
      <w:r w:rsidRPr="00BD5221">
        <w:rPr>
          <w:b/>
        </w:rPr>
        <w:t>new</w:t>
      </w:r>
      <w:r w:rsidRPr="00F1030E">
        <w:rPr>
          <w:bCs/>
        </w:rPr>
        <w:t xml:space="preserve"> glossary</w:t>
      </w:r>
      <w:r w:rsidRPr="00D26514">
        <w:t xml:space="preserve"> terms</w:t>
      </w:r>
      <w:r>
        <w:t xml:space="preserve"> to the</w:t>
      </w:r>
      <w:r w:rsidRPr="00D26514">
        <w:t xml:space="preserve"> </w:t>
      </w:r>
      <w:hyperlink r:id="rId29" w:history="1">
        <w:r w:rsidRPr="00A17BF0">
          <w:rPr>
            <w:rStyle w:val="Hyperlink"/>
          </w:rPr>
          <w:t>IHE Technical Frameworks General Introduction Appendix D</w:t>
        </w:r>
      </w:hyperlink>
      <w:r>
        <w:t>:</w:t>
      </w:r>
    </w:p>
    <w:p w14:paraId="62BDEF54" w14:textId="77777777" w:rsidR="00781E38" w:rsidRPr="00D26514" w:rsidRDefault="00781E38" w:rsidP="00781E38">
      <w:pPr>
        <w:pStyle w:val="EditorInstructions"/>
      </w:pPr>
    </w:p>
    <w:p w14:paraId="2B935125" w14:textId="77777777" w:rsidR="00781E38" w:rsidRDefault="00781E38" w:rsidP="00781E38">
      <w:pPr>
        <w:pStyle w:val="BodyText"/>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155"/>
        <w:gridCol w:w="4500"/>
        <w:gridCol w:w="1440"/>
        <w:gridCol w:w="1620"/>
      </w:tblGrid>
      <w:tr w:rsidR="001E63B9" w:rsidRPr="006D0E03" w14:paraId="307DB7FE" w14:textId="3A0E991B" w:rsidTr="00F1030E">
        <w:trPr>
          <w:cantSplit/>
          <w:tblHeader/>
          <w:jc w:val="center"/>
        </w:trPr>
        <w:tc>
          <w:tcPr>
            <w:tcW w:w="2155" w:type="dxa"/>
            <w:shd w:val="clear" w:color="auto" w:fill="D9D9D9"/>
          </w:tcPr>
          <w:p w14:paraId="4EA518A9" w14:textId="5C93E07A" w:rsidR="001E63B9" w:rsidRPr="006D0E03" w:rsidRDefault="001E63B9" w:rsidP="00781E38">
            <w:pPr>
              <w:pStyle w:val="TableEntryHeader"/>
            </w:pPr>
            <w:r w:rsidRPr="006D0E03">
              <w:t>New</w:t>
            </w:r>
            <w:r w:rsidR="00497B6A" w:rsidRPr="006D0E03">
              <w:t xml:space="preserve"> </w:t>
            </w:r>
            <w:r w:rsidRPr="006D0E03">
              <w:t>Glossary Term</w:t>
            </w:r>
          </w:p>
        </w:tc>
        <w:tc>
          <w:tcPr>
            <w:tcW w:w="4500" w:type="dxa"/>
            <w:shd w:val="clear" w:color="auto" w:fill="D9D9D9"/>
          </w:tcPr>
          <w:p w14:paraId="2EAFFCB0" w14:textId="12298EAD" w:rsidR="001E63B9" w:rsidRPr="006D0E03" w:rsidRDefault="001E63B9" w:rsidP="00781E38">
            <w:pPr>
              <w:pStyle w:val="TableEntryHeader"/>
            </w:pPr>
            <w:r w:rsidRPr="006D0E03">
              <w:t>Definition</w:t>
            </w:r>
          </w:p>
        </w:tc>
        <w:tc>
          <w:tcPr>
            <w:tcW w:w="1440" w:type="dxa"/>
            <w:shd w:val="clear" w:color="auto" w:fill="D9D9D9"/>
          </w:tcPr>
          <w:p w14:paraId="04AE6351" w14:textId="79C74A3A" w:rsidR="001E63B9" w:rsidRPr="006D0E03" w:rsidRDefault="001E63B9" w:rsidP="00781E38">
            <w:pPr>
              <w:pStyle w:val="TableEntryHeader"/>
            </w:pPr>
            <w:r w:rsidRPr="006D0E03">
              <w:t>Synonyms</w:t>
            </w:r>
          </w:p>
        </w:tc>
        <w:tc>
          <w:tcPr>
            <w:tcW w:w="1620" w:type="dxa"/>
            <w:shd w:val="clear" w:color="auto" w:fill="D9D9D9"/>
          </w:tcPr>
          <w:p w14:paraId="1C0A91A6" w14:textId="77777777" w:rsidR="001E63B9" w:rsidRPr="006D0E03" w:rsidRDefault="001E63B9" w:rsidP="00781E38">
            <w:pPr>
              <w:pStyle w:val="TableEntryHeader"/>
            </w:pPr>
            <w:r w:rsidRPr="006D0E03">
              <w:t>Acronym/</w:t>
            </w:r>
          </w:p>
          <w:p w14:paraId="5D147181" w14:textId="78F2F76A" w:rsidR="001E63B9" w:rsidRPr="006D0E03" w:rsidRDefault="001E63B9" w:rsidP="00781E38">
            <w:pPr>
              <w:pStyle w:val="TableEntryHeader"/>
            </w:pPr>
            <w:r w:rsidRPr="006D0E03">
              <w:t>Abbreviation</w:t>
            </w:r>
          </w:p>
        </w:tc>
      </w:tr>
      <w:tr w:rsidR="001E63B9" w:rsidRPr="006D0E03" w14:paraId="0350EB2F" w14:textId="745353C0" w:rsidTr="00F1030E">
        <w:trPr>
          <w:cantSplit/>
          <w:jc w:val="center"/>
        </w:trPr>
        <w:tc>
          <w:tcPr>
            <w:tcW w:w="2155" w:type="dxa"/>
          </w:tcPr>
          <w:p w14:paraId="62084CC2" w14:textId="28ACBC85" w:rsidR="001E63B9" w:rsidRPr="006D0E03" w:rsidRDefault="00017C8D" w:rsidP="00843B52">
            <w:pPr>
              <w:pStyle w:val="TableEntry"/>
              <w:rPr>
                <w:i/>
                <w:iCs/>
              </w:rPr>
            </w:pPr>
            <w:r w:rsidRPr="006D0E03">
              <w:t>Heartbeat</w:t>
            </w:r>
            <w:r w:rsidR="00497B6A" w:rsidRPr="006D0E03">
              <w:t xml:space="preserve"> Reporter</w:t>
            </w:r>
          </w:p>
        </w:tc>
        <w:tc>
          <w:tcPr>
            <w:tcW w:w="4500" w:type="dxa"/>
          </w:tcPr>
          <w:p w14:paraId="7375A53C" w14:textId="70C0BAA8" w:rsidR="001E63B9" w:rsidRPr="006D0E03" w:rsidRDefault="00497B6A" w:rsidP="00843B52">
            <w:pPr>
              <w:pStyle w:val="TableEntry"/>
            </w:pPr>
            <w:r w:rsidRPr="006D0E03">
              <w:t>Any point-of-care device or system (</w:t>
            </w:r>
            <w:r w:rsidR="009D158D">
              <w:t>e.g.,</w:t>
            </w:r>
            <w:r w:rsidR="00CD0A56">
              <w:t xml:space="preserve"> </w:t>
            </w:r>
            <w:r w:rsidRPr="006D0E03">
              <w:t xml:space="preserve">device gateway) that </w:t>
            </w:r>
            <w:r w:rsidR="00EB2D15" w:rsidRPr="006D0E03">
              <w:t>sends</w:t>
            </w:r>
            <w:r w:rsidR="003A6863" w:rsidRPr="006D0E03">
              <w:t xml:space="preserve"> </w:t>
            </w:r>
            <w:r w:rsidR="0082384C" w:rsidRPr="006D0E03">
              <w:t>Request Heartbeat Response</w:t>
            </w:r>
            <w:r w:rsidR="003A6863" w:rsidRPr="006D0E03">
              <w:t xml:space="preserve"> (HRR) messages</w:t>
            </w:r>
            <w:r w:rsidRPr="006D0E03">
              <w:t>.</w:t>
            </w:r>
          </w:p>
        </w:tc>
        <w:tc>
          <w:tcPr>
            <w:tcW w:w="1440" w:type="dxa"/>
          </w:tcPr>
          <w:p w14:paraId="6CD37EE3" w14:textId="77777777" w:rsidR="001E63B9" w:rsidRPr="006D0E03" w:rsidRDefault="001E63B9" w:rsidP="00843B52">
            <w:pPr>
              <w:pStyle w:val="TableEntry"/>
              <w:rPr>
                <w:i/>
              </w:rPr>
            </w:pPr>
          </w:p>
        </w:tc>
        <w:tc>
          <w:tcPr>
            <w:tcW w:w="1620" w:type="dxa"/>
          </w:tcPr>
          <w:p w14:paraId="3BC0F08D" w14:textId="147CAFDF" w:rsidR="001E63B9" w:rsidRPr="006D0E03" w:rsidRDefault="00017C8D" w:rsidP="00843B52">
            <w:pPr>
              <w:pStyle w:val="TableEntry"/>
              <w:rPr>
                <w:iCs/>
              </w:rPr>
            </w:pPr>
            <w:r w:rsidRPr="006D0E03">
              <w:rPr>
                <w:iCs/>
              </w:rPr>
              <w:t>HR</w:t>
            </w:r>
          </w:p>
        </w:tc>
      </w:tr>
      <w:tr w:rsidR="00F72806" w:rsidRPr="006D0E03" w14:paraId="76460342" w14:textId="73D9182D" w:rsidTr="00F1030E">
        <w:trPr>
          <w:cantSplit/>
          <w:jc w:val="center"/>
        </w:trPr>
        <w:tc>
          <w:tcPr>
            <w:tcW w:w="2155" w:type="dxa"/>
          </w:tcPr>
          <w:p w14:paraId="525B0B44" w14:textId="00FF7A76" w:rsidR="00F72806" w:rsidRPr="006D0E03" w:rsidRDefault="00017C8D" w:rsidP="00F72806">
            <w:pPr>
              <w:pStyle w:val="TableEntry"/>
            </w:pPr>
            <w:r w:rsidRPr="006D0E03">
              <w:t>Heartbeat</w:t>
            </w:r>
            <w:r w:rsidR="00F72806" w:rsidRPr="006D0E03">
              <w:t xml:space="preserve"> Consumer</w:t>
            </w:r>
          </w:p>
        </w:tc>
        <w:tc>
          <w:tcPr>
            <w:tcW w:w="4500" w:type="dxa"/>
          </w:tcPr>
          <w:p w14:paraId="09CC1B75" w14:textId="2CC5BA84" w:rsidR="00F72806" w:rsidRPr="006D0E03" w:rsidRDefault="002E401E" w:rsidP="00F72806">
            <w:pPr>
              <w:pStyle w:val="TableEntry"/>
            </w:pPr>
            <w:r w:rsidRPr="006D0E03">
              <w:t>Any point-of-care device or system (</w:t>
            </w:r>
            <w:r w:rsidR="009D158D">
              <w:t>e.g.,</w:t>
            </w:r>
            <w:r w:rsidR="00CD0A56">
              <w:t xml:space="preserve"> </w:t>
            </w:r>
            <w:r w:rsidRPr="006D0E03">
              <w:t xml:space="preserve">alarm manager) that </w:t>
            </w:r>
            <w:r w:rsidR="000803B9" w:rsidRPr="006D0E03">
              <w:t xml:space="preserve">receives </w:t>
            </w:r>
            <w:r w:rsidR="00CF0FAD" w:rsidRPr="006D0E03">
              <w:t>Request Heartbeat Response</w:t>
            </w:r>
            <w:r w:rsidR="000803B9" w:rsidRPr="006D0E03">
              <w:t xml:space="preserve"> (HRR) messages an</w:t>
            </w:r>
            <w:r w:rsidR="00AB1243" w:rsidRPr="006D0E03">
              <w:t>d sends back receipt a</w:t>
            </w:r>
            <w:r w:rsidR="00AF30B4" w:rsidRPr="006D0E03">
              <w:t>cknowledgement messages back</w:t>
            </w:r>
            <w:r w:rsidRPr="006D0E03">
              <w:t>.</w:t>
            </w:r>
          </w:p>
        </w:tc>
        <w:tc>
          <w:tcPr>
            <w:tcW w:w="1440" w:type="dxa"/>
          </w:tcPr>
          <w:p w14:paraId="0D823853" w14:textId="77777777" w:rsidR="00F72806" w:rsidRPr="006D0E03" w:rsidRDefault="00F72806" w:rsidP="00F72806">
            <w:pPr>
              <w:pStyle w:val="TableEntry"/>
            </w:pPr>
          </w:p>
        </w:tc>
        <w:tc>
          <w:tcPr>
            <w:tcW w:w="1620" w:type="dxa"/>
          </w:tcPr>
          <w:p w14:paraId="6A817712" w14:textId="6A5FB2D5" w:rsidR="00F72806" w:rsidRPr="006D0E03" w:rsidRDefault="00017C8D" w:rsidP="00F72806">
            <w:pPr>
              <w:pStyle w:val="TableEntry"/>
            </w:pPr>
            <w:r w:rsidRPr="006D0E03">
              <w:t>HC</w:t>
            </w:r>
          </w:p>
        </w:tc>
      </w:tr>
      <w:tr w:rsidR="00E24C64" w:rsidRPr="006D0E03" w14:paraId="58A44AE6" w14:textId="77777777" w:rsidTr="00F1030E">
        <w:trPr>
          <w:cantSplit/>
          <w:jc w:val="center"/>
        </w:trPr>
        <w:tc>
          <w:tcPr>
            <w:tcW w:w="2155" w:type="dxa"/>
          </w:tcPr>
          <w:p w14:paraId="1681E687" w14:textId="1470E5A5" w:rsidR="00E24C64" w:rsidRPr="006D0E03" w:rsidDel="00017C8D" w:rsidRDefault="0082384C" w:rsidP="00F72806">
            <w:pPr>
              <w:pStyle w:val="TableEntry"/>
            </w:pPr>
            <w:r w:rsidRPr="006D0E03">
              <w:t>Request Heartbeat Response</w:t>
            </w:r>
          </w:p>
        </w:tc>
        <w:tc>
          <w:tcPr>
            <w:tcW w:w="4500" w:type="dxa"/>
          </w:tcPr>
          <w:p w14:paraId="107579D3" w14:textId="381221D2" w:rsidR="00E24C64" w:rsidRPr="006D0E03" w:rsidRDefault="0035699D" w:rsidP="00F72806">
            <w:pPr>
              <w:pStyle w:val="TableEntry"/>
            </w:pPr>
            <w:r w:rsidRPr="006D0E03">
              <w:t xml:space="preserve">Transaction </w:t>
            </w:r>
            <w:r w:rsidR="007F5D3A" w:rsidRPr="006D0E03">
              <w:t>between the Heartbeat Reporter and Heartbeat Consumer.</w:t>
            </w:r>
          </w:p>
        </w:tc>
        <w:tc>
          <w:tcPr>
            <w:tcW w:w="1440" w:type="dxa"/>
          </w:tcPr>
          <w:p w14:paraId="05CF50A6" w14:textId="77777777" w:rsidR="00E24C64" w:rsidRPr="006D0E03" w:rsidRDefault="00E24C64" w:rsidP="00F72806">
            <w:pPr>
              <w:pStyle w:val="TableEntry"/>
            </w:pPr>
          </w:p>
        </w:tc>
        <w:tc>
          <w:tcPr>
            <w:tcW w:w="1620" w:type="dxa"/>
          </w:tcPr>
          <w:p w14:paraId="7D559E3B" w14:textId="1A9C0148" w:rsidR="00E24C64" w:rsidRPr="006D0E03" w:rsidDel="00017C8D" w:rsidRDefault="00E24C64" w:rsidP="00F72806">
            <w:pPr>
              <w:pStyle w:val="TableEntry"/>
            </w:pPr>
            <w:r w:rsidRPr="006D0E03">
              <w:t>H</w:t>
            </w:r>
            <w:r w:rsidR="00F13A5F" w:rsidRPr="006D0E03">
              <w:t>RR</w:t>
            </w:r>
          </w:p>
        </w:tc>
      </w:tr>
      <w:tr w:rsidR="00F72806" w:rsidRPr="006D0E03" w14:paraId="33D75728" w14:textId="03C1F025" w:rsidTr="00F1030E">
        <w:trPr>
          <w:cantSplit/>
          <w:jc w:val="center"/>
        </w:trPr>
        <w:tc>
          <w:tcPr>
            <w:tcW w:w="2155" w:type="dxa"/>
          </w:tcPr>
          <w:p w14:paraId="771CE211" w14:textId="42F07B83" w:rsidR="00F72806" w:rsidRPr="006D0E03" w:rsidRDefault="00026CE1" w:rsidP="00F72806">
            <w:pPr>
              <w:pStyle w:val="TableEntry"/>
            </w:pPr>
            <w:r w:rsidRPr="006D0E03">
              <w:t>Monitored Communication</w:t>
            </w:r>
          </w:p>
        </w:tc>
        <w:tc>
          <w:tcPr>
            <w:tcW w:w="4500" w:type="dxa"/>
          </w:tcPr>
          <w:p w14:paraId="2A199E36" w14:textId="19BF9C61" w:rsidR="00F72806" w:rsidRPr="006D0E03" w:rsidRDefault="00B202A2" w:rsidP="00F72806">
            <w:pPr>
              <w:pStyle w:val="TableEntry"/>
            </w:pPr>
            <w:r w:rsidRPr="006D0E03">
              <w:t xml:space="preserve">The </w:t>
            </w:r>
            <w:r w:rsidR="007A3D43" w:rsidRPr="006D0E03">
              <w:t xml:space="preserve">Monitored Communication </w:t>
            </w:r>
            <w:r w:rsidR="0092287D" w:rsidRPr="006D0E03">
              <w:t>f</w:t>
            </w:r>
            <w:r w:rsidR="00837B46" w:rsidRPr="006D0E03">
              <w:t xml:space="preserve">acilitates a mutual </w:t>
            </w:r>
            <w:r w:rsidR="00537673" w:rsidRPr="006D0E03">
              <w:t>monitoring of the</w:t>
            </w:r>
            <w:r w:rsidR="009B744C" w:rsidRPr="006D0E03">
              <w:t xml:space="preserve"> operational state</w:t>
            </w:r>
            <w:r w:rsidR="00496309" w:rsidRPr="006D0E03">
              <w:t xml:space="preserve"> of the communication between the </w:t>
            </w:r>
            <w:r w:rsidR="00017C8D" w:rsidRPr="006D0E03">
              <w:t>Heartbeat</w:t>
            </w:r>
            <w:r w:rsidR="00496309" w:rsidRPr="006D0E03">
              <w:t xml:space="preserve"> Reporter and the </w:t>
            </w:r>
            <w:r w:rsidR="00017C8D" w:rsidRPr="006D0E03">
              <w:t>Heartbeat</w:t>
            </w:r>
            <w:r w:rsidR="00496309" w:rsidRPr="006D0E03">
              <w:t xml:space="preserve"> Consumer.</w:t>
            </w:r>
          </w:p>
        </w:tc>
        <w:tc>
          <w:tcPr>
            <w:tcW w:w="1440" w:type="dxa"/>
          </w:tcPr>
          <w:p w14:paraId="339BD1D8" w14:textId="77777777" w:rsidR="00F72806" w:rsidRPr="006D0E03" w:rsidRDefault="00F72806" w:rsidP="00F72806">
            <w:pPr>
              <w:pStyle w:val="TableEntry"/>
            </w:pPr>
          </w:p>
        </w:tc>
        <w:tc>
          <w:tcPr>
            <w:tcW w:w="1620" w:type="dxa"/>
          </w:tcPr>
          <w:p w14:paraId="42265F8F" w14:textId="488790DF" w:rsidR="00F72806" w:rsidRPr="006D0E03" w:rsidRDefault="00026CE1" w:rsidP="00F72806">
            <w:pPr>
              <w:pStyle w:val="TableEntry"/>
            </w:pPr>
            <w:r w:rsidRPr="006D0E03">
              <w:t>MC</w:t>
            </w:r>
          </w:p>
        </w:tc>
      </w:tr>
      <w:tr w:rsidR="00626D25" w:rsidRPr="006D0E03" w14:paraId="6E9911C7" w14:textId="77777777" w:rsidTr="00F1030E">
        <w:trPr>
          <w:cantSplit/>
          <w:jc w:val="center"/>
        </w:trPr>
        <w:tc>
          <w:tcPr>
            <w:tcW w:w="2155" w:type="dxa"/>
          </w:tcPr>
          <w:p w14:paraId="3B75EBB9" w14:textId="3C5B3F76" w:rsidR="00626D25" w:rsidRPr="006D0E03" w:rsidRDefault="00176813" w:rsidP="00F72806">
            <w:pPr>
              <w:pStyle w:val="TableEntry"/>
            </w:pPr>
            <w:r w:rsidRPr="006D0E03">
              <w:t xml:space="preserve">Inoperable </w:t>
            </w:r>
            <w:r w:rsidR="00556474" w:rsidRPr="006D0E03">
              <w:t>E</w:t>
            </w:r>
            <w:r w:rsidRPr="006D0E03">
              <w:t>vent</w:t>
            </w:r>
          </w:p>
        </w:tc>
        <w:tc>
          <w:tcPr>
            <w:tcW w:w="4500" w:type="dxa"/>
          </w:tcPr>
          <w:p w14:paraId="35E0F08C" w14:textId="508EB0B6" w:rsidR="00626D25" w:rsidRPr="006D0E03" w:rsidRDefault="006A4FA3" w:rsidP="00F72806">
            <w:pPr>
              <w:pStyle w:val="TableEntry"/>
            </w:pPr>
            <w:r w:rsidRPr="006D0E03">
              <w:t>An e</w:t>
            </w:r>
            <w:r w:rsidR="00556474" w:rsidRPr="006D0E03">
              <w:t>vent</w:t>
            </w:r>
            <w:r w:rsidRPr="006D0E03">
              <w:t xml:space="preserve"> that is</w:t>
            </w:r>
            <w:r w:rsidR="00556474" w:rsidRPr="006D0E03">
              <w:t xml:space="preserve"> caused by a technical issue or </w:t>
            </w:r>
            <w:r w:rsidR="00AB5EFD" w:rsidRPr="006D0E03">
              <w:t xml:space="preserve">condition. </w:t>
            </w:r>
            <w:r w:rsidR="002C7A2F" w:rsidRPr="006D0E03">
              <w:t>Examples are “</w:t>
            </w:r>
            <w:r w:rsidR="00266D25" w:rsidRPr="006D0E03">
              <w:t>Sensor off”, “</w:t>
            </w:r>
            <w:r w:rsidR="00041B6B" w:rsidRPr="006D0E03">
              <w:t xml:space="preserve">Poor signal quality”, </w:t>
            </w:r>
            <w:r w:rsidR="00063709" w:rsidRPr="006D0E03">
              <w:t>“Battery empty”, “</w:t>
            </w:r>
            <w:r w:rsidR="004E4025" w:rsidRPr="006D0E03">
              <w:t xml:space="preserve">Connection lost”, etc. </w:t>
            </w:r>
          </w:p>
        </w:tc>
        <w:tc>
          <w:tcPr>
            <w:tcW w:w="1440" w:type="dxa"/>
          </w:tcPr>
          <w:p w14:paraId="11790A9F" w14:textId="77777777" w:rsidR="00626D25" w:rsidRPr="006D0E03" w:rsidRDefault="00626D25" w:rsidP="00F72806">
            <w:pPr>
              <w:pStyle w:val="TableEntry"/>
            </w:pPr>
          </w:p>
        </w:tc>
        <w:tc>
          <w:tcPr>
            <w:tcW w:w="1620" w:type="dxa"/>
          </w:tcPr>
          <w:p w14:paraId="6B992E7B" w14:textId="4A6E0DB6" w:rsidR="00626D25" w:rsidRPr="006D0E03" w:rsidRDefault="00176813" w:rsidP="00F72806">
            <w:pPr>
              <w:pStyle w:val="TableEntry"/>
            </w:pPr>
            <w:r w:rsidRPr="006D0E03">
              <w:t>INOP</w:t>
            </w:r>
          </w:p>
        </w:tc>
      </w:tr>
    </w:tbl>
    <w:p w14:paraId="76F7FE2C" w14:textId="77777777" w:rsidR="00CF283F" w:rsidRPr="006D0E03" w:rsidRDefault="00CF283F" w:rsidP="008616CB">
      <w:pPr>
        <w:pStyle w:val="PartTitle"/>
      </w:pPr>
      <w:bookmarkStart w:id="119" w:name="_Toc345074647"/>
      <w:bookmarkStart w:id="120" w:name="_Toc18414910"/>
      <w:bookmarkStart w:id="121" w:name="_Toc235096992"/>
      <w:r w:rsidRPr="006D0E03">
        <w:lastRenderedPageBreak/>
        <w:t xml:space="preserve">Volume </w:t>
      </w:r>
      <w:r w:rsidR="00B43198" w:rsidRPr="006D0E03">
        <w:t>1</w:t>
      </w:r>
      <w:r w:rsidRPr="006D0E03">
        <w:t xml:space="preserve"> –</w:t>
      </w:r>
      <w:r w:rsidR="003A09FE" w:rsidRPr="006D0E03">
        <w:t xml:space="preserve"> </w:t>
      </w:r>
      <w:r w:rsidRPr="006D0E03">
        <w:t>Profiles</w:t>
      </w:r>
      <w:bookmarkEnd w:id="119"/>
      <w:bookmarkEnd w:id="120"/>
      <w:bookmarkEnd w:id="121"/>
    </w:p>
    <w:p w14:paraId="5E90E26B" w14:textId="42325F97" w:rsidR="00F455EA" w:rsidRPr="006D0E03" w:rsidRDefault="00F455EA" w:rsidP="00F455EA">
      <w:pPr>
        <w:pStyle w:val="Heading2"/>
        <w:numPr>
          <w:ilvl w:val="0"/>
          <w:numId w:val="0"/>
        </w:numPr>
        <w:rPr>
          <w:noProof w:val="0"/>
        </w:rPr>
      </w:pPr>
      <w:bookmarkStart w:id="122" w:name="_Toc345074649"/>
      <w:bookmarkStart w:id="123" w:name="_Toc18414912"/>
      <w:bookmarkStart w:id="124" w:name="_Toc235096993"/>
      <w:bookmarkStart w:id="125" w:name="_Toc530206507"/>
      <w:bookmarkStart w:id="126" w:name="_Toc1388427"/>
      <w:bookmarkStart w:id="127" w:name="_Toc1388581"/>
      <w:bookmarkStart w:id="128" w:name="_Toc1456608"/>
      <w:bookmarkStart w:id="129" w:name="_Toc37034633"/>
      <w:bookmarkStart w:id="130" w:name="_Toc38846111"/>
      <w:r w:rsidRPr="006D0E03">
        <w:rPr>
          <w:noProof w:val="0"/>
        </w:rPr>
        <w:t>Domain-specific additions</w:t>
      </w:r>
      <w:bookmarkEnd w:id="122"/>
      <w:bookmarkEnd w:id="123"/>
      <w:bookmarkEnd w:id="124"/>
    </w:p>
    <w:p w14:paraId="2AB364DD" w14:textId="100DF230" w:rsidR="009F430B" w:rsidRPr="006D0E03" w:rsidRDefault="009F430B" w:rsidP="009F430B">
      <w:pPr>
        <w:pStyle w:val="BodyText"/>
      </w:pPr>
      <w:r w:rsidRPr="006D0E03">
        <w:t>None</w:t>
      </w:r>
    </w:p>
    <w:p w14:paraId="18086760" w14:textId="77777777" w:rsidR="00C52492" w:rsidRPr="006D0E03" w:rsidRDefault="00FF4C4E" w:rsidP="00EA3BCB">
      <w:pPr>
        <w:pStyle w:val="BodyText"/>
      </w:pPr>
      <w:bookmarkStart w:id="131" w:name="_Toc473170358"/>
      <w:bookmarkStart w:id="132" w:name="_Toc504625755"/>
      <w:bookmarkStart w:id="133" w:name="_Toc530206508"/>
      <w:bookmarkStart w:id="134" w:name="_Toc1388428"/>
      <w:bookmarkStart w:id="135" w:name="_Toc1388582"/>
      <w:bookmarkStart w:id="136" w:name="_Toc1456609"/>
      <w:bookmarkStart w:id="137" w:name="_Toc37034634"/>
      <w:bookmarkStart w:id="138" w:name="_Toc38846112"/>
      <w:bookmarkEnd w:id="19"/>
      <w:bookmarkEnd w:id="20"/>
      <w:bookmarkEnd w:id="125"/>
      <w:bookmarkEnd w:id="126"/>
      <w:bookmarkEnd w:id="127"/>
      <w:bookmarkEnd w:id="128"/>
      <w:bookmarkEnd w:id="129"/>
      <w:bookmarkEnd w:id="130"/>
      <w:r w:rsidRPr="006D0E03">
        <w:br w:type="page"/>
      </w:r>
    </w:p>
    <w:p w14:paraId="42AAAB8E" w14:textId="5B5F0895" w:rsidR="00C52492" w:rsidRPr="006D0E03" w:rsidRDefault="00C52492" w:rsidP="00C52492">
      <w:pPr>
        <w:pStyle w:val="EditorInstructions"/>
      </w:pPr>
      <w:r w:rsidRPr="006D0E03">
        <w:lastRenderedPageBreak/>
        <w:t xml:space="preserve">Add new Section </w:t>
      </w:r>
      <w:r w:rsidR="00F808A7" w:rsidRPr="006D0E03">
        <w:t>8</w:t>
      </w:r>
    </w:p>
    <w:p w14:paraId="109D7297" w14:textId="77777777" w:rsidR="00C52492" w:rsidRPr="006D0E03" w:rsidRDefault="00C52492" w:rsidP="00EA3BCB">
      <w:pPr>
        <w:pStyle w:val="BodyText"/>
      </w:pPr>
    </w:p>
    <w:p w14:paraId="49E16927" w14:textId="7E780172" w:rsidR="00303E20" w:rsidRPr="006D0E03" w:rsidRDefault="00214132" w:rsidP="00303E20">
      <w:pPr>
        <w:pStyle w:val="Heading1"/>
        <w:pageBreakBefore w:val="0"/>
        <w:numPr>
          <w:ilvl w:val="0"/>
          <w:numId w:val="0"/>
        </w:numPr>
        <w:rPr>
          <w:noProof w:val="0"/>
        </w:rPr>
      </w:pPr>
      <w:bookmarkStart w:id="139" w:name="_Toc345074650"/>
      <w:bookmarkStart w:id="140" w:name="_Toc18414913"/>
      <w:bookmarkStart w:id="141" w:name="_Toc235096994"/>
      <w:r w:rsidRPr="006D0E03">
        <w:rPr>
          <w:noProof w:val="0"/>
        </w:rPr>
        <w:t>14</w:t>
      </w:r>
      <w:r w:rsidR="006E79EE" w:rsidRPr="006D0E03">
        <w:rPr>
          <w:noProof w:val="0"/>
        </w:rPr>
        <w:t xml:space="preserve"> </w:t>
      </w:r>
      <w:r w:rsidR="00C85E5E" w:rsidRPr="006D0E03">
        <w:rPr>
          <w:noProof w:val="0"/>
        </w:rPr>
        <w:t>Point-of-Care Monitored Communication</w:t>
      </w:r>
      <w:r w:rsidR="00FF4C4E" w:rsidRPr="006D0E03">
        <w:rPr>
          <w:noProof w:val="0"/>
        </w:rPr>
        <w:t xml:space="preserve"> (</w:t>
      </w:r>
      <w:r w:rsidR="00C85E5E" w:rsidRPr="006D0E03">
        <w:rPr>
          <w:noProof w:val="0"/>
        </w:rPr>
        <w:t>PCMC</w:t>
      </w:r>
      <w:r w:rsidR="00FF4C4E" w:rsidRPr="006D0E03">
        <w:rPr>
          <w:noProof w:val="0"/>
        </w:rPr>
        <w:t>)</w:t>
      </w:r>
      <w:r w:rsidR="00303E20" w:rsidRPr="006D0E03">
        <w:rPr>
          <w:noProof w:val="0"/>
        </w:rPr>
        <w:t xml:space="preserve"> Profile</w:t>
      </w:r>
      <w:bookmarkEnd w:id="139"/>
      <w:bookmarkEnd w:id="140"/>
      <w:bookmarkEnd w:id="141"/>
    </w:p>
    <w:p w14:paraId="6E55400D" w14:textId="58EBDFA4" w:rsidR="00720D9B" w:rsidRPr="00781E38" w:rsidRDefault="00720D9B" w:rsidP="00781E38">
      <w:pPr>
        <w:pStyle w:val="BodyText"/>
      </w:pPr>
      <w:r w:rsidRPr="006D0E03">
        <w:t xml:space="preserve">The optional </w:t>
      </w:r>
      <w:r w:rsidR="00526BF0" w:rsidRPr="006D0E03">
        <w:t>Point-of-Care Monitored Communication (PCMC) Profile</w:t>
      </w:r>
      <w:r w:rsidR="00534540" w:rsidRPr="006D0E03">
        <w:t xml:space="preserve"> </w:t>
      </w:r>
      <w:r w:rsidRPr="006D0E03">
        <w:t>utiliz</w:t>
      </w:r>
      <w:r w:rsidR="00534540" w:rsidRPr="006D0E03">
        <w:t>es</w:t>
      </w:r>
      <w:r w:rsidRPr="006D0E03">
        <w:t xml:space="preserve"> heartbeat messages sent </w:t>
      </w:r>
      <w:r w:rsidR="00FA7177" w:rsidRPr="006D0E03">
        <w:t>from</w:t>
      </w:r>
      <w:r w:rsidRPr="006D0E03">
        <w:t xml:space="preserve"> the </w:t>
      </w:r>
      <w:r w:rsidR="00C26D22" w:rsidRPr="006D0E03">
        <w:t xml:space="preserve">HEARTBEAT </w:t>
      </w:r>
      <w:r w:rsidRPr="006D0E03">
        <w:t>REPORTER (</w:t>
      </w:r>
      <w:r w:rsidR="00C26D22" w:rsidRPr="006D0E03">
        <w:t>HR</w:t>
      </w:r>
      <w:r w:rsidRPr="006D0E03">
        <w:t xml:space="preserve">) to the </w:t>
      </w:r>
      <w:r w:rsidR="00CA633C" w:rsidRPr="006D0E03">
        <w:t xml:space="preserve">HEARTBEAT </w:t>
      </w:r>
      <w:r w:rsidRPr="006D0E03">
        <w:t>CONSUMER (</w:t>
      </w:r>
      <w:r w:rsidR="00CA633C" w:rsidRPr="006D0E03">
        <w:t>HC</w:t>
      </w:r>
      <w:r w:rsidRPr="006D0E03">
        <w:t>)</w:t>
      </w:r>
      <w:r w:rsidR="008F7938" w:rsidRPr="006D0E03">
        <w:t xml:space="preserve"> to </w:t>
      </w:r>
      <w:r w:rsidR="00EC7AC8" w:rsidRPr="006D0E03">
        <w:t>facilitate a MONITORED</w:t>
      </w:r>
      <w:r w:rsidR="0015145A" w:rsidRPr="006D0E03">
        <w:t xml:space="preserve"> COMMUNICATION (MC)</w:t>
      </w:r>
      <w:r w:rsidRPr="006D0E03">
        <w:t xml:space="preserve"> </w:t>
      </w:r>
      <w:r w:rsidR="0015145A" w:rsidRPr="006D0E03">
        <w:t>with</w:t>
      </w:r>
      <w:r w:rsidRPr="006D0E03">
        <w:t xml:space="preserve"> the following properties:</w:t>
      </w:r>
      <w:r w:rsidR="0015145A" w:rsidRPr="006D0E03">
        <w:br/>
      </w:r>
    </w:p>
    <w:p w14:paraId="578724EA" w14:textId="32CB39D4" w:rsidR="00720D9B" w:rsidRPr="006D0E03" w:rsidRDefault="00720D9B" w:rsidP="00BD5221">
      <w:pPr>
        <w:pStyle w:val="ListNumber2"/>
        <w:numPr>
          <w:ilvl w:val="0"/>
          <w:numId w:val="79"/>
        </w:numPr>
      </w:pPr>
      <w:r w:rsidRPr="006D0E03">
        <w:t xml:space="preserve">The </w:t>
      </w:r>
      <w:r w:rsidR="00FC6C56" w:rsidRPr="006D0E03">
        <w:t xml:space="preserve">HR </w:t>
      </w:r>
      <w:r w:rsidRPr="006D0E03">
        <w:t xml:space="preserve">is able to announce to the </w:t>
      </w:r>
      <w:r w:rsidR="00153D61" w:rsidRPr="006D0E03">
        <w:t xml:space="preserve">HC </w:t>
      </w:r>
      <w:r w:rsidRPr="006D0E03">
        <w:t>that it is ready for participating in a MC.</w:t>
      </w:r>
    </w:p>
    <w:p w14:paraId="769FF7F3" w14:textId="10595D5A" w:rsidR="00720D9B" w:rsidRPr="006D0E03" w:rsidRDefault="00720D9B" w:rsidP="00BD5221">
      <w:pPr>
        <w:pStyle w:val="ListNumber2"/>
      </w:pPr>
      <w:r w:rsidRPr="006D0E03">
        <w:t xml:space="preserve">The </w:t>
      </w:r>
      <w:r w:rsidR="00153D61" w:rsidRPr="006D0E03">
        <w:t xml:space="preserve">HR </w:t>
      </w:r>
      <w:r w:rsidRPr="006D0E03">
        <w:t xml:space="preserve">is able to announce to the </w:t>
      </w:r>
      <w:r w:rsidR="00153D61" w:rsidRPr="006D0E03">
        <w:t xml:space="preserve">HC </w:t>
      </w:r>
      <w:r w:rsidRPr="006D0E03">
        <w:t>that it is leaving the MC intentionally.</w:t>
      </w:r>
    </w:p>
    <w:p w14:paraId="71F82866" w14:textId="0EBD2BC9" w:rsidR="00720D9B" w:rsidRPr="006D0E03" w:rsidRDefault="00720D9B" w:rsidP="00BD5221">
      <w:pPr>
        <w:pStyle w:val="ListNumber2"/>
      </w:pPr>
      <w:r w:rsidRPr="006D0E03">
        <w:t xml:space="preserve">The </w:t>
      </w:r>
      <w:r w:rsidR="00153D61" w:rsidRPr="006D0E03">
        <w:t xml:space="preserve">HR </w:t>
      </w:r>
      <w:r w:rsidRPr="006D0E03">
        <w:t xml:space="preserve">is able to inform the </w:t>
      </w:r>
      <w:r w:rsidR="00153D61" w:rsidRPr="006D0E03">
        <w:t xml:space="preserve">HC </w:t>
      </w:r>
      <w:r w:rsidRPr="006D0E03">
        <w:t>on a regular basis that it still participates in a MC.</w:t>
      </w:r>
    </w:p>
    <w:p w14:paraId="5832CC76" w14:textId="43FF3C9D" w:rsidR="00720D9B" w:rsidRPr="006D0E03" w:rsidRDefault="00720D9B" w:rsidP="00BD5221">
      <w:pPr>
        <w:pStyle w:val="ListNumber2"/>
      </w:pPr>
      <w:r w:rsidRPr="006D0E03">
        <w:t xml:space="preserve">The </w:t>
      </w:r>
      <w:r w:rsidR="00153D61" w:rsidRPr="006D0E03">
        <w:t xml:space="preserve">HC </w:t>
      </w:r>
      <w:r w:rsidRPr="006D0E03">
        <w:t xml:space="preserve">is able to inform the </w:t>
      </w:r>
      <w:r w:rsidR="00153D61" w:rsidRPr="006D0E03">
        <w:t xml:space="preserve">HR </w:t>
      </w:r>
      <w:r w:rsidRPr="006D0E03">
        <w:t>on a regular basis that it still participates in a MC.</w:t>
      </w:r>
    </w:p>
    <w:p w14:paraId="2FDAAB00" w14:textId="70C4DC8C" w:rsidR="00720D9B" w:rsidRPr="006D0E03" w:rsidRDefault="00720D9B" w:rsidP="00BD5221">
      <w:pPr>
        <w:pStyle w:val="ListNumber2"/>
      </w:pPr>
      <w:r w:rsidRPr="006D0E03">
        <w:t xml:space="preserve">The </w:t>
      </w:r>
      <w:r w:rsidR="00153D61" w:rsidRPr="006D0E03">
        <w:t xml:space="preserve">HC </w:t>
      </w:r>
      <w:r w:rsidRPr="006D0E03">
        <w:t xml:space="preserve">is able to inform the </w:t>
      </w:r>
      <w:r w:rsidR="00153D61" w:rsidRPr="006D0E03">
        <w:t xml:space="preserve">HR </w:t>
      </w:r>
      <w:r w:rsidRPr="006D0E03">
        <w:t>that it cannot participate in a MC at all or any longer.</w:t>
      </w:r>
    </w:p>
    <w:p w14:paraId="72DEFA8F" w14:textId="0DEF33BC" w:rsidR="00720D9B" w:rsidRPr="006D0E03" w:rsidRDefault="00720D9B" w:rsidP="00BD5221">
      <w:pPr>
        <w:pStyle w:val="ListNumber2"/>
      </w:pPr>
      <w:r w:rsidRPr="006D0E03">
        <w:t xml:space="preserve">The </w:t>
      </w:r>
      <w:r w:rsidR="00153D61" w:rsidRPr="006D0E03">
        <w:t xml:space="preserve">HR </w:t>
      </w:r>
      <w:r w:rsidRPr="006D0E03">
        <w:t xml:space="preserve">and </w:t>
      </w:r>
      <w:r w:rsidR="00153D61" w:rsidRPr="006D0E03">
        <w:t xml:space="preserve">HC </w:t>
      </w:r>
      <w:r w:rsidRPr="006D0E03">
        <w:t>are able to detect based on defined timeouts that the communication partner participating in the MC does not confirm the participation on a regular basis any longer.</w:t>
      </w:r>
    </w:p>
    <w:p w14:paraId="6F3F3ECD" w14:textId="38911A9E" w:rsidR="00720D9B" w:rsidRPr="006D0E03" w:rsidRDefault="00436C74" w:rsidP="00BD5221">
      <w:pPr>
        <w:pStyle w:val="ListNumber2"/>
      </w:pPr>
      <w:r w:rsidRPr="006D0E03">
        <w:t>A</w:t>
      </w:r>
      <w:r w:rsidR="00720D9B" w:rsidRPr="006D0E03">
        <w:t xml:space="preserve"> gateway </w:t>
      </w:r>
      <w:r w:rsidR="00153D61" w:rsidRPr="006D0E03">
        <w:t xml:space="preserve">HR </w:t>
      </w:r>
      <w:r w:rsidR="00720D9B" w:rsidRPr="006D0E03">
        <w:t xml:space="preserve">only announces itself as a participant in the MC with the </w:t>
      </w:r>
      <w:r w:rsidR="00153D61" w:rsidRPr="006D0E03">
        <w:t>HC</w:t>
      </w:r>
      <w:r w:rsidRPr="006D0E03">
        <w:t>. T</w:t>
      </w:r>
      <w:r w:rsidR="00720D9B" w:rsidRPr="006D0E03">
        <w:t xml:space="preserve">he gateway </w:t>
      </w:r>
      <w:r w:rsidR="00153D61" w:rsidRPr="006D0E03">
        <w:t xml:space="preserve">HR </w:t>
      </w:r>
      <w:r w:rsidR="00720D9B" w:rsidRPr="006D0E03">
        <w:t>takes the responsibility for the reliable communication with all the connected devices, and for announcing any unintended communication failure by other means (</w:t>
      </w:r>
      <w:r w:rsidR="00781E38">
        <w:t>e.g.,</w:t>
      </w:r>
      <w:r w:rsidR="00720D9B" w:rsidRPr="006D0E03">
        <w:t xml:space="preserve"> technical alert event).</w:t>
      </w:r>
    </w:p>
    <w:p w14:paraId="68592C3E" w14:textId="2EDF18DB" w:rsidR="00720D9B" w:rsidRPr="006D0E03" w:rsidRDefault="00436C74" w:rsidP="00BD5221">
      <w:pPr>
        <w:pStyle w:val="ListNumber2"/>
      </w:pPr>
      <w:r w:rsidRPr="006D0E03">
        <w:t>A</w:t>
      </w:r>
      <w:r w:rsidR="00720D9B" w:rsidRPr="006D0E03">
        <w:t xml:space="preserve"> </w:t>
      </w:r>
      <w:r w:rsidRPr="006D0E03">
        <w:t xml:space="preserve">proxy </w:t>
      </w:r>
      <w:r w:rsidR="00153D61" w:rsidRPr="006D0E03">
        <w:t xml:space="preserve">HR </w:t>
      </w:r>
      <w:r w:rsidR="00720D9B" w:rsidRPr="006D0E03">
        <w:t>does not take the responsibility for the reliable communication with all the connected devices</w:t>
      </w:r>
      <w:r w:rsidR="006D0E03">
        <w:t xml:space="preserve">. </w:t>
      </w:r>
      <w:r w:rsidRPr="006D0E03">
        <w:t>T</w:t>
      </w:r>
      <w:r w:rsidR="00720D9B" w:rsidRPr="006D0E03">
        <w:t xml:space="preserve">he </w:t>
      </w:r>
      <w:r w:rsidRPr="006D0E03">
        <w:t xml:space="preserve">proxy </w:t>
      </w:r>
      <w:r w:rsidR="00153D61" w:rsidRPr="006D0E03">
        <w:t xml:space="preserve">HR </w:t>
      </w:r>
      <w:r w:rsidR="00720D9B" w:rsidRPr="006D0E03">
        <w:t xml:space="preserve">shall only </w:t>
      </w:r>
      <w:r w:rsidRPr="006D0E03">
        <w:t>relay messages</w:t>
      </w:r>
      <w:r w:rsidR="00720D9B" w:rsidRPr="006D0E03">
        <w:t xml:space="preserve"> for the individual devices participating in a MC</w:t>
      </w:r>
      <w:r w:rsidR="00254EC4" w:rsidRPr="006D0E03">
        <w:t>, it is the responsibility to the devices themselves to handle HR duties</w:t>
      </w:r>
      <w:r w:rsidR="00720D9B" w:rsidRPr="006D0E03">
        <w:t>.</w:t>
      </w:r>
    </w:p>
    <w:p w14:paraId="09AA4275" w14:textId="650B6F4F" w:rsidR="00A85861" w:rsidRPr="006D0E03" w:rsidRDefault="00214132" w:rsidP="00D91815">
      <w:pPr>
        <w:pStyle w:val="Heading2"/>
        <w:numPr>
          <w:ilvl w:val="0"/>
          <w:numId w:val="0"/>
        </w:numPr>
        <w:rPr>
          <w:noProof w:val="0"/>
        </w:rPr>
      </w:pPr>
      <w:bookmarkStart w:id="142" w:name="_Toc345074651"/>
      <w:bookmarkStart w:id="143" w:name="_Toc18414914"/>
      <w:bookmarkStart w:id="144" w:name="_Toc235096995"/>
      <w:r w:rsidRPr="006D0E03">
        <w:rPr>
          <w:noProof w:val="0"/>
        </w:rPr>
        <w:t>14</w:t>
      </w:r>
      <w:r w:rsidR="00CF283F" w:rsidRPr="006D0E03">
        <w:rPr>
          <w:noProof w:val="0"/>
        </w:rPr>
        <w:t xml:space="preserve">.1 </w:t>
      </w:r>
      <w:r w:rsidR="00C911C1" w:rsidRPr="006D0E03">
        <w:rPr>
          <w:noProof w:val="0"/>
        </w:rPr>
        <w:t>PCMC</w:t>
      </w:r>
      <w:r w:rsidR="00FF4C4E" w:rsidRPr="006D0E03">
        <w:rPr>
          <w:noProof w:val="0"/>
        </w:rPr>
        <w:t xml:space="preserve"> </w:t>
      </w:r>
      <w:r w:rsidR="00CF283F" w:rsidRPr="006D0E03">
        <w:rPr>
          <w:noProof w:val="0"/>
        </w:rPr>
        <w:t>Actors</w:t>
      </w:r>
      <w:r w:rsidR="008608EF" w:rsidRPr="006D0E03">
        <w:rPr>
          <w:noProof w:val="0"/>
        </w:rPr>
        <w:t xml:space="preserve">, </w:t>
      </w:r>
      <w:r w:rsidR="00CF283F" w:rsidRPr="006D0E03">
        <w:rPr>
          <w:noProof w:val="0"/>
        </w:rPr>
        <w:t>Transactions</w:t>
      </w:r>
      <w:bookmarkEnd w:id="131"/>
      <w:bookmarkEnd w:id="132"/>
      <w:bookmarkEnd w:id="133"/>
      <w:bookmarkEnd w:id="134"/>
      <w:bookmarkEnd w:id="135"/>
      <w:bookmarkEnd w:id="136"/>
      <w:bookmarkEnd w:id="137"/>
      <w:bookmarkEnd w:id="138"/>
      <w:r w:rsidR="008608EF" w:rsidRPr="006D0E03">
        <w:rPr>
          <w:noProof w:val="0"/>
        </w:rPr>
        <w:t>, and Content Modules</w:t>
      </w:r>
      <w:bookmarkStart w:id="145" w:name="_Toc473170359"/>
      <w:bookmarkStart w:id="146" w:name="_Toc504625756"/>
      <w:bookmarkStart w:id="147" w:name="_Toc530206509"/>
      <w:bookmarkStart w:id="148" w:name="_Toc1388429"/>
      <w:bookmarkStart w:id="149" w:name="_Toc1388583"/>
      <w:bookmarkStart w:id="150" w:name="_Toc1456610"/>
      <w:bookmarkStart w:id="151" w:name="_Toc37034635"/>
      <w:bookmarkStart w:id="152" w:name="_Toc38846113"/>
      <w:bookmarkEnd w:id="142"/>
      <w:bookmarkEnd w:id="143"/>
      <w:bookmarkEnd w:id="144"/>
    </w:p>
    <w:p w14:paraId="63C425A5" w14:textId="09F4DD70" w:rsidR="003B70A2" w:rsidRPr="006D0E03" w:rsidRDefault="00323461" w:rsidP="00323461">
      <w:pPr>
        <w:pStyle w:val="BodyText"/>
      </w:pPr>
      <w:bookmarkStart w:id="153" w:name="_Hlk77761540"/>
      <w:r w:rsidRPr="006D0E03">
        <w:t>This section define</w:t>
      </w:r>
      <w:r w:rsidR="00D422BB" w:rsidRPr="006D0E03">
        <w:t>s the actors, transactions, and/</w:t>
      </w:r>
      <w:r w:rsidRPr="006D0E03">
        <w:t xml:space="preserve">or content modules </w:t>
      </w:r>
      <w:r w:rsidR="006D4881" w:rsidRPr="006D0E03">
        <w:t xml:space="preserve">in this </w:t>
      </w:r>
      <w:r w:rsidRPr="006D0E03">
        <w:t>profile</w:t>
      </w:r>
      <w:r w:rsidR="00887E40" w:rsidRPr="006D0E03">
        <w:t xml:space="preserve">. </w:t>
      </w:r>
      <w:r w:rsidR="006C371A" w:rsidRPr="006D0E03">
        <w:t>General definitions of actors</w:t>
      </w:r>
      <w:r w:rsidR="00BA1A91" w:rsidRPr="006D0E03">
        <w:t xml:space="preserve"> </w:t>
      </w:r>
      <w:r w:rsidR="006C371A" w:rsidRPr="006D0E03">
        <w:t xml:space="preserve">are given in the </w:t>
      </w:r>
      <w:bookmarkStart w:id="154" w:name="OLE_LINK25"/>
      <w:bookmarkStart w:id="155" w:name="OLE_LINK82"/>
      <w:r w:rsidR="006C371A" w:rsidRPr="006D0E03">
        <w:t xml:space="preserve">Technical Frameworks General Introduction </w:t>
      </w:r>
      <w:r w:rsidR="006514EA" w:rsidRPr="006D0E03">
        <w:t>Appendix</w:t>
      </w:r>
      <w:r w:rsidR="00BA1A91" w:rsidRPr="006D0E03">
        <w:t xml:space="preserve"> A</w:t>
      </w:r>
      <w:bookmarkEnd w:id="154"/>
      <w:bookmarkEnd w:id="155"/>
      <w:r w:rsidR="008E6457" w:rsidRPr="006D0E03">
        <w:t xml:space="preserve">. IHE Transactions can be found in the Technical Frameworks General Introduction Appendix B. Both appendices are located at </w:t>
      </w:r>
      <w:hyperlink r:id="rId30" w:history="1">
        <w:r w:rsidR="005147A5" w:rsidRPr="006D0E03">
          <w:rPr>
            <w:rStyle w:val="Hyperlink"/>
          </w:rPr>
          <w:t>https://profiles.ihe.net/GeneralIntro/index.html</w:t>
        </w:r>
      </w:hyperlink>
      <w:r w:rsidR="00F52B93" w:rsidRPr="006D0E03">
        <w:t>.</w:t>
      </w:r>
      <w:bookmarkEnd w:id="153"/>
    </w:p>
    <w:p w14:paraId="2527D70C" w14:textId="31B6EFDF" w:rsidR="003921A0" w:rsidRPr="006D0E03" w:rsidRDefault="00CF283F">
      <w:pPr>
        <w:pStyle w:val="BodyText"/>
        <w:rPr>
          <w:i/>
        </w:rPr>
      </w:pPr>
      <w:r w:rsidRPr="006D0E03">
        <w:t xml:space="preserve">Figure </w:t>
      </w:r>
      <w:r w:rsidR="00EB2226">
        <w:t>14</w:t>
      </w:r>
      <w:r w:rsidRPr="006D0E03">
        <w:t xml:space="preserve">.1-1 shows the actors directly involved in the </w:t>
      </w:r>
      <w:r w:rsidR="0011710E" w:rsidRPr="006D0E03">
        <w:t>PCMC</w:t>
      </w:r>
      <w:r w:rsidRPr="006D0E03">
        <w:t xml:space="preserve"> Profile and the relevant transactions between them</w:t>
      </w:r>
      <w:r w:rsidR="00F0665F" w:rsidRPr="006D0E03">
        <w:t xml:space="preserve">. </w:t>
      </w:r>
      <w:r w:rsidR="001F7A35" w:rsidRPr="006D0E03">
        <w:t>If needed for context, o</w:t>
      </w:r>
      <w:r w:rsidRPr="006D0E03">
        <w:t>ther actors that may be indirectly involved due to their participation i</w:t>
      </w:r>
      <w:r w:rsidR="00D91815" w:rsidRPr="006D0E03">
        <w:t>n other related profiles</w:t>
      </w:r>
      <w:r w:rsidR="001F7A35" w:rsidRPr="006D0E03">
        <w:t xml:space="preserve"> are </w:t>
      </w:r>
      <w:r w:rsidR="00E61A6A" w:rsidRPr="006D0E03">
        <w:t>shown in dotted lines</w:t>
      </w:r>
      <w:r w:rsidR="00F0665F" w:rsidRPr="006D0E03">
        <w:t xml:space="preserve">. </w:t>
      </w:r>
      <w:r w:rsidR="00E61A6A" w:rsidRPr="006D0E03">
        <w:t xml:space="preserve">Actors which have a </w:t>
      </w:r>
      <w:r w:rsidR="00C37C0B" w:rsidRPr="006D0E03">
        <w:t xml:space="preserve">required </w:t>
      </w:r>
      <w:r w:rsidR="00E61A6A" w:rsidRPr="006D0E03">
        <w:t>grouping</w:t>
      </w:r>
      <w:r w:rsidR="00F52B93" w:rsidRPr="006D0E03">
        <w:t xml:space="preserve"> (if any),</w:t>
      </w:r>
      <w:r w:rsidR="00E61A6A" w:rsidRPr="006D0E03">
        <w:t xml:space="preserve"> are shown in conjoined boxes</w:t>
      </w:r>
      <w:r w:rsidR="00C37C0B" w:rsidRPr="006D0E03">
        <w:t xml:space="preserve"> (see Section </w:t>
      </w:r>
      <w:r w:rsidR="007439AA" w:rsidRPr="006D0E03">
        <w:t>8</w:t>
      </w:r>
      <w:r w:rsidR="00C37C0B" w:rsidRPr="006D0E03">
        <w:t>.3)</w:t>
      </w:r>
      <w:r w:rsidR="00E61A6A" w:rsidRPr="006D0E03">
        <w:t>.</w:t>
      </w:r>
    </w:p>
    <w:p w14:paraId="0471B2AB" w14:textId="77777777" w:rsidR="00D91815" w:rsidRPr="006D0E03" w:rsidRDefault="00D91815" w:rsidP="00BB76BC">
      <w:pPr>
        <w:pStyle w:val="BodyText"/>
      </w:pPr>
    </w:p>
    <w:p w14:paraId="18DFEC4B" w14:textId="77777777" w:rsidR="00ED0083" w:rsidRPr="006D0E03" w:rsidRDefault="00ED0083">
      <w:pPr>
        <w:pStyle w:val="BodyText"/>
      </w:pPr>
    </w:p>
    <w:p w14:paraId="6178A620" w14:textId="77777777" w:rsidR="00077324" w:rsidRPr="006D0E03" w:rsidRDefault="005B5D47" w:rsidP="00EA3BCB">
      <w:pPr>
        <w:pStyle w:val="BodyText"/>
        <w:jc w:val="center"/>
      </w:pPr>
      <w:r w:rsidRPr="006D0E03">
        <w:rPr>
          <w:noProof/>
        </w:rPr>
        <w:lastRenderedPageBreak/>
        <mc:AlternateContent>
          <mc:Choice Requires="wpc">
            <w:drawing>
              <wp:inline distT="0" distB="0" distL="0" distR="0" wp14:anchorId="09EB6CA2" wp14:editId="4671E291">
                <wp:extent cx="5943600" cy="3324225"/>
                <wp:effectExtent l="0" t="0" r="0" b="0"/>
                <wp:docPr id="50"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8" name="Line 49"/>
                        <wps:cNvCnPr>
                          <a:cxnSpLocks noChangeShapeType="1"/>
                        </wps:cNvCnPr>
                        <wps:spPr bwMode="auto">
                          <a:xfrm>
                            <a:off x="2444750" y="1072515"/>
                            <a:ext cx="0" cy="1308735"/>
                          </a:xfrm>
                          <a:prstGeom prst="line">
                            <a:avLst/>
                          </a:prstGeom>
                          <a:noFill/>
                          <a:ln w="1905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bodyPr/>
                      </wps:wsp>
                      <wps:wsp>
                        <wps:cNvPr id="39" name="Line 50"/>
                        <wps:cNvCnPr>
                          <a:cxnSpLocks noChangeShapeType="1"/>
                        </wps:cNvCnPr>
                        <wps:spPr bwMode="auto">
                          <a:xfrm>
                            <a:off x="2949575" y="1072515"/>
                            <a:ext cx="0" cy="1318260"/>
                          </a:xfrm>
                          <a:prstGeom prst="line">
                            <a:avLst/>
                          </a:prstGeom>
                          <a:noFill/>
                          <a:ln w="1905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bodyPr/>
                      </wps:wsp>
                      <wps:wsp>
                        <wps:cNvPr id="40" name="Rectangle 51"/>
                        <wps:cNvSpPr>
                          <a:spLocks noChangeArrowheads="1"/>
                        </wps:cNvSpPr>
                        <wps:spPr bwMode="auto">
                          <a:xfrm>
                            <a:off x="106680" y="1259840"/>
                            <a:ext cx="2512695" cy="683260"/>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5D26C3D3" w14:textId="23FCF0F0" w:rsidR="00A67137" w:rsidRPr="00077324" w:rsidRDefault="007E2EBB" w:rsidP="007117B8">
                              <w:pPr>
                                <w:rPr>
                                  <w:sz w:val="22"/>
                                  <w:szCs w:val="22"/>
                                </w:rPr>
                              </w:pPr>
                              <w:r w:rsidRPr="007E2EBB">
                                <w:rPr>
                                  <w:sz w:val="22"/>
                                  <w:szCs w:val="22"/>
                                </w:rPr>
                                <w:t>Request Heartbeat Response</w:t>
                              </w:r>
                              <w:r>
                                <w:rPr>
                                  <w:sz w:val="22"/>
                                  <w:szCs w:val="22"/>
                                </w:rPr>
                                <w:br/>
                              </w:r>
                              <w:r w:rsidR="00A67137" w:rsidRPr="00077324">
                                <w:rPr>
                                  <w:sz w:val="22"/>
                                  <w:szCs w:val="22"/>
                                </w:rPr>
                                <w:t>[</w:t>
                              </w:r>
                              <w:r w:rsidR="00A62A21">
                                <w:rPr>
                                  <w:sz w:val="22"/>
                                  <w:szCs w:val="22"/>
                                </w:rPr>
                                <w:t>DEV-53</w:t>
                              </w:r>
                              <w:r w:rsidR="00A67137" w:rsidRPr="00077324">
                                <w:rPr>
                                  <w:sz w:val="22"/>
                                  <w:szCs w:val="22"/>
                                </w:rPr>
                                <w:t xml:space="preserve">] </w:t>
                              </w:r>
                              <w:r w:rsidR="00A67137" w:rsidRPr="00077324">
                                <w:rPr>
                                  <w:sz w:val="22"/>
                                  <w:szCs w:val="22"/>
                                </w:rPr>
                                <w:sym w:font="Symbol" w:char="F0AF"/>
                              </w:r>
                            </w:p>
                          </w:txbxContent>
                        </wps:txbx>
                        <wps:bodyPr rot="0" vert="horz" wrap="square" lIns="91440" tIns="45720" rIns="91440" bIns="45720" anchor="t" anchorCtr="0" upright="1">
                          <a:noAutofit/>
                        </wps:bodyPr>
                      </wps:wsp>
                      <wps:wsp>
                        <wps:cNvPr id="42" name="Text Box 53"/>
                        <wps:cNvSpPr txBox="1">
                          <a:spLocks noChangeArrowheads="1"/>
                        </wps:cNvSpPr>
                        <wps:spPr bwMode="auto">
                          <a:xfrm>
                            <a:off x="1987550" y="590550"/>
                            <a:ext cx="1447800" cy="605790"/>
                          </a:xfrm>
                          <a:prstGeom prst="rect">
                            <a:avLst/>
                          </a:prstGeom>
                          <a:solidFill>
                            <a:srgbClr val="FFFFFF"/>
                          </a:solidFill>
                          <a:ln w="25400">
                            <a:solidFill>
                              <a:srgbClr val="000000"/>
                            </a:solidFill>
                            <a:miter lim="800000"/>
                            <a:headEnd/>
                            <a:tailEnd/>
                          </a:ln>
                        </wps:spPr>
                        <wps:txbx>
                          <w:txbxContent>
                            <w:p w14:paraId="0EB38FD5" w14:textId="63AC96DC" w:rsidR="00A67137" w:rsidRDefault="000C764F" w:rsidP="00077324">
                              <w:pPr>
                                <w:spacing w:after="120"/>
                                <w:jc w:val="center"/>
                              </w:pPr>
                              <w:r>
                                <w:t xml:space="preserve">Heartbeat </w:t>
                              </w:r>
                              <w:r w:rsidR="00040CAA">
                                <w:t>Reporter</w:t>
                              </w:r>
                            </w:p>
                          </w:txbxContent>
                        </wps:txbx>
                        <wps:bodyPr rot="0" vert="horz" wrap="square" lIns="91440" tIns="45720" rIns="91440" bIns="45720" anchor="t" anchorCtr="0" upright="1">
                          <a:noAutofit/>
                        </wps:bodyPr>
                      </wps:wsp>
                      <wps:wsp>
                        <wps:cNvPr id="43" name="Text Box 54"/>
                        <wps:cNvSpPr txBox="1">
                          <a:spLocks noChangeArrowheads="1"/>
                        </wps:cNvSpPr>
                        <wps:spPr bwMode="auto">
                          <a:xfrm>
                            <a:off x="2035175" y="2371724"/>
                            <a:ext cx="1447800" cy="590551"/>
                          </a:xfrm>
                          <a:prstGeom prst="rect">
                            <a:avLst/>
                          </a:prstGeom>
                          <a:solidFill>
                            <a:srgbClr val="FFFFFF"/>
                          </a:solidFill>
                          <a:ln w="25400">
                            <a:solidFill>
                              <a:srgbClr val="000000"/>
                            </a:solidFill>
                            <a:miter lim="800000"/>
                            <a:headEnd/>
                            <a:tailEnd/>
                          </a:ln>
                        </wps:spPr>
                        <wps:txbx>
                          <w:txbxContent>
                            <w:p w14:paraId="38B42ADC" w14:textId="384CD0A4" w:rsidR="00040CAA" w:rsidRDefault="000C764F" w:rsidP="00040CAA">
                              <w:pPr>
                                <w:spacing w:after="120"/>
                                <w:jc w:val="center"/>
                              </w:pPr>
                              <w:r>
                                <w:t>Heartbeat</w:t>
                              </w:r>
                              <w:r w:rsidR="00040CAA">
                                <w:t xml:space="preserve"> Consumer</w:t>
                              </w:r>
                            </w:p>
                            <w:p w14:paraId="5EDD39DA" w14:textId="412161DD" w:rsidR="00A67137" w:rsidRDefault="00A67137" w:rsidP="00077324">
                              <w:pPr>
                                <w:spacing w:after="120"/>
                                <w:jc w:val="center"/>
                              </w:pPr>
                            </w:p>
                          </w:txbxContent>
                        </wps:txbx>
                        <wps:bodyPr rot="0" vert="horz" wrap="square" lIns="91440" tIns="45720" rIns="91440" bIns="45720" anchor="t" anchorCtr="0" upright="1">
                          <a:noAutofit/>
                        </wps:bodyPr>
                      </wps:wsp>
                      <wps:wsp>
                        <wps:cNvPr id="49" name="Rectangle 60"/>
                        <wps:cNvSpPr>
                          <a:spLocks noChangeArrowheads="1"/>
                        </wps:cNvSpPr>
                        <wps:spPr bwMode="auto">
                          <a:xfrm>
                            <a:off x="3048635" y="1824037"/>
                            <a:ext cx="2456815" cy="500974"/>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3CED233F" w14:textId="19961CAB" w:rsidR="00A67137" w:rsidRPr="00077324" w:rsidRDefault="00A67137" w:rsidP="007117B8">
                              <w:pPr>
                                <w:rPr>
                                  <w:sz w:val="22"/>
                                  <w:szCs w:val="22"/>
                                </w:rPr>
                              </w:pPr>
                              <w:r w:rsidRPr="00077324">
                                <w:rPr>
                                  <w:sz w:val="22"/>
                                  <w:szCs w:val="22"/>
                                </w:rPr>
                                <w:sym w:font="Symbol" w:char="F0AD"/>
                              </w:r>
                              <w:r w:rsidRPr="00077324">
                                <w:rPr>
                                  <w:sz w:val="22"/>
                                  <w:szCs w:val="22"/>
                                </w:rPr>
                                <w:t xml:space="preserve"> </w:t>
                              </w:r>
                              <w:r w:rsidR="00B77FFB">
                                <w:rPr>
                                  <w:sz w:val="22"/>
                                  <w:szCs w:val="22"/>
                                </w:rPr>
                                <w:t>Re</w:t>
                              </w:r>
                              <w:r w:rsidR="002D1C56">
                                <w:rPr>
                                  <w:sz w:val="22"/>
                                  <w:szCs w:val="22"/>
                                </w:rPr>
                                <w:t>ceipt</w:t>
                              </w:r>
                              <w:r w:rsidR="00997221">
                                <w:rPr>
                                  <w:sz w:val="22"/>
                                  <w:szCs w:val="22"/>
                                </w:rPr>
                                <w:t xml:space="preserve"> </w:t>
                              </w:r>
                              <w:r w:rsidR="00CD0A56">
                                <w:rPr>
                                  <w:sz w:val="22"/>
                                  <w:szCs w:val="22"/>
                                </w:rPr>
                                <w:t>Acknowledgement Heartbeat</w:t>
                              </w:r>
                              <w:r w:rsidR="008C54B9">
                                <w:rPr>
                                  <w:sz w:val="22"/>
                                  <w:szCs w:val="22"/>
                                </w:rPr>
                                <w:t xml:space="preserve"> Message</w:t>
                              </w:r>
                            </w:p>
                          </w:txbxContent>
                        </wps:txbx>
                        <wps:bodyPr rot="0" vert="horz" wrap="square" lIns="0" tIns="0" rIns="0" bIns="0" anchor="t" anchorCtr="0" upright="1">
                          <a:noAutofit/>
                        </wps:bodyPr>
                      </wps:wsp>
                    </wpc:wpc>
                  </a:graphicData>
                </a:graphic>
              </wp:inline>
            </w:drawing>
          </mc:Choice>
          <mc:Fallback>
            <w:pict>
              <v:group w14:anchorId="09EB6CA2" id="Canvas 24" o:spid="_x0000_s1026" editas="canvas" style="width:468pt;height:261.75pt;mso-position-horizontal-relative:char;mso-position-vertical-relative:line" coordsize="59436,3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3242;visibility:visible;mso-wrap-style:square">
                  <v:fill o:detectmouseclick="t"/>
                  <v:path o:connecttype="none"/>
                </v:shape>
                <v:line id="Line 49" o:spid="_x0000_s1028" style="position:absolute;visibility:visible;mso-wrap-style:square" from="24447,10725" to="24447,23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" strokeweight="1.5pt"/>
                <v:line id="Line 50" o:spid="_x0000_s1029" style="position:absolute;visibility:visible;mso-wrap-style:square" from="29495,10725" to="29495,23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" strokeweight="1.5pt"/>
                <v:rect id="Rectangle 51" o:spid="_x0000_s1030" style="position:absolute;left:1066;top:12598;width:25127;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gCwgAAANsAAAAPAAAAZHJzL2Rvd25yZXYueG1sRE9Na4NA&#10;EL0H+h+WKeQS4ppS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Acv9gCwgAAANsAAAAPAAAA&#10;AAAAAAAAAAAAAAcCAABkcnMvZG93bnJldi54bWxQSwUGAAAAAAMAAwC3AAAA9gIAAAAA&#10;" filled="f" stroked="f">
                  <v:textbox>
                    <w:txbxContent>
                      <w:p w14:paraId="5D26C3D3" w14:textId="23FCF0F0" w:rsidR="00A67137" w:rsidRPr="00077324" w:rsidRDefault="007E2EBB" w:rsidP="007117B8">
                        <w:pPr>
                          <w:rPr>
                            <w:sz w:val="22"/>
                            <w:szCs w:val="22"/>
                          </w:rPr>
                        </w:pPr>
                        <w:r w:rsidRPr="007E2EBB">
                          <w:rPr>
                            <w:sz w:val="22"/>
                            <w:szCs w:val="22"/>
                          </w:rPr>
                          <w:t>Request Heartbeat Response</w:t>
                        </w:r>
                        <w:r>
                          <w:rPr>
                            <w:sz w:val="22"/>
                            <w:szCs w:val="22"/>
                          </w:rPr>
                          <w:br/>
                        </w:r>
                        <w:r w:rsidR="00A67137" w:rsidRPr="00077324">
                          <w:rPr>
                            <w:sz w:val="22"/>
                            <w:szCs w:val="22"/>
                          </w:rPr>
                          <w:t>[</w:t>
                        </w:r>
                        <w:r w:rsidR="00A62A21">
                          <w:rPr>
                            <w:sz w:val="22"/>
                            <w:szCs w:val="22"/>
                          </w:rPr>
                          <w:t>DEV-53</w:t>
                        </w:r>
                        <w:r w:rsidR="00A67137" w:rsidRPr="00077324">
                          <w:rPr>
                            <w:sz w:val="22"/>
                            <w:szCs w:val="22"/>
                          </w:rPr>
                          <w:t xml:space="preserve">] </w:t>
                        </w:r>
                        <w:r w:rsidR="00A67137" w:rsidRPr="00077324">
                          <w:rPr>
                            <w:sz w:val="22"/>
                            <w:szCs w:val="22"/>
                          </w:rPr>
                          <w:sym w:font="Symbol" w:char="F0AF"/>
                        </w:r>
                      </w:p>
                    </w:txbxContent>
                  </v:textbox>
                </v:rect>
                <v:shapetype id="_x0000_t202" coordsize="21600,21600" o:spt="202" path="m,l,21600r21600,l21600,xe">
                  <v:stroke joinstyle="miter"/>
                  <v:path gradientshapeok="t" o:connecttype="rect"/>
                </v:shapetype>
                <v:shape id="Text Box 53" o:spid="_x0000_s1031" type="#_x0000_t202" style="position:absolute;left:19875;top:5905;width:14478;height:6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" strokeweight="2pt">
                  <v:textbox>
                    <w:txbxContent>
                      <w:p w14:paraId="0EB38FD5" w14:textId="63AC96DC" w:rsidR="00A67137" w:rsidRDefault="000C764F" w:rsidP="00077324">
                        <w:pPr>
                          <w:spacing w:after="120"/>
                          <w:jc w:val="center"/>
                        </w:pPr>
                        <w:r>
                          <w:t xml:space="preserve">Heartbeat </w:t>
                        </w:r>
                        <w:r w:rsidR="00040CAA">
                          <w:t>Reporter</w:t>
                        </w:r>
                      </w:p>
                    </w:txbxContent>
                  </v:textbox>
                </v:shape>
                <v:shape id="Text Box 54" o:spid="_x0000_s1032" type="#_x0000_t202" style="position:absolute;left:20351;top:23717;width:14478;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" strokeweight="2pt">
                  <v:textbox>
                    <w:txbxContent>
                      <w:p w14:paraId="38B42ADC" w14:textId="384CD0A4" w:rsidR="00040CAA" w:rsidRDefault="000C764F" w:rsidP="00040CAA">
                        <w:pPr>
                          <w:spacing w:after="120"/>
                          <w:jc w:val="center"/>
                        </w:pPr>
                        <w:r>
                          <w:t>Heartbeat</w:t>
                        </w:r>
                        <w:r w:rsidR="00040CAA">
                          <w:t xml:space="preserve"> Consumer</w:t>
                        </w:r>
                      </w:p>
                      <w:p w14:paraId="5EDD39DA" w14:textId="412161DD" w:rsidR="00A67137" w:rsidRDefault="00A67137" w:rsidP="00077324">
                        <w:pPr>
                          <w:spacing w:after="120"/>
                          <w:jc w:val="center"/>
                        </w:pPr>
                      </w:p>
                    </w:txbxContent>
                  </v:textbox>
                </v:shape>
                <v:rect id="Rectangle 60" o:spid="_x0000_s1033" style="position:absolute;left:30486;top:18240;width:24568;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CED233F" w14:textId="19961CAB" w:rsidR="00A67137" w:rsidRPr="00077324" w:rsidRDefault="00A67137" w:rsidP="007117B8">
                        <w:pPr>
                          <w:rPr>
                            <w:sz w:val="22"/>
                            <w:szCs w:val="22"/>
                          </w:rPr>
                        </w:pPr>
                        <w:r w:rsidRPr="00077324">
                          <w:rPr>
                            <w:sz w:val="22"/>
                            <w:szCs w:val="22"/>
                          </w:rPr>
                          <w:sym w:font="Symbol" w:char="F0AD"/>
                        </w:r>
                        <w:r w:rsidRPr="00077324">
                          <w:rPr>
                            <w:sz w:val="22"/>
                            <w:szCs w:val="22"/>
                          </w:rPr>
                          <w:t xml:space="preserve"> </w:t>
                        </w:r>
                        <w:r w:rsidR="00B77FFB">
                          <w:rPr>
                            <w:sz w:val="22"/>
                            <w:szCs w:val="22"/>
                          </w:rPr>
                          <w:t>Re</w:t>
                        </w:r>
                        <w:r w:rsidR="002D1C56">
                          <w:rPr>
                            <w:sz w:val="22"/>
                            <w:szCs w:val="22"/>
                          </w:rPr>
                          <w:t>ceipt</w:t>
                        </w:r>
                        <w:r w:rsidR="00997221">
                          <w:rPr>
                            <w:sz w:val="22"/>
                            <w:szCs w:val="22"/>
                          </w:rPr>
                          <w:t xml:space="preserve"> </w:t>
                        </w:r>
                        <w:r w:rsidR="00CD0A56">
                          <w:rPr>
                            <w:sz w:val="22"/>
                            <w:szCs w:val="22"/>
                          </w:rPr>
                          <w:t>Acknowledgement Heartbeat</w:t>
                        </w:r>
                        <w:r w:rsidR="008C54B9">
                          <w:rPr>
                            <w:sz w:val="22"/>
                            <w:szCs w:val="22"/>
                          </w:rPr>
                          <w:t xml:space="preserve"> Message</w:t>
                        </w:r>
                      </w:p>
                    </w:txbxContent>
                  </v:textbox>
                </v:rect>
                <w10:anchorlock/>
              </v:group>
            </w:pict>
          </mc:Fallback>
        </mc:AlternateContent>
      </w:r>
    </w:p>
    <w:p w14:paraId="6C8A1242" w14:textId="0D480524" w:rsidR="00CF283F" w:rsidRPr="006D0E03" w:rsidRDefault="00CF283F">
      <w:pPr>
        <w:pStyle w:val="FigureTitle"/>
      </w:pPr>
      <w:r w:rsidRPr="006D0E03">
        <w:t xml:space="preserve">Figure </w:t>
      </w:r>
      <w:r w:rsidR="00787E5A" w:rsidRPr="006D0E03">
        <w:t>14</w:t>
      </w:r>
      <w:r w:rsidRPr="006D0E03">
        <w:t>.1-1</w:t>
      </w:r>
      <w:r w:rsidR="00701B3A" w:rsidRPr="006D0E03">
        <w:t xml:space="preserve">: </w:t>
      </w:r>
      <w:r w:rsidR="007C3886" w:rsidRPr="006D0E03">
        <w:t>PCMC</w:t>
      </w:r>
      <w:r w:rsidRPr="006D0E03">
        <w:t xml:space="preserve"> Actor Diagram</w:t>
      </w:r>
    </w:p>
    <w:p w14:paraId="6AB89171" w14:textId="0930D25E" w:rsidR="00CF283F" w:rsidRPr="006D0E03" w:rsidRDefault="00CF283F">
      <w:pPr>
        <w:pStyle w:val="BodyText"/>
      </w:pPr>
      <w:r w:rsidRPr="006D0E03">
        <w:t xml:space="preserve">Table </w:t>
      </w:r>
      <w:r w:rsidR="00787E5A" w:rsidRPr="006D0E03">
        <w:t>14</w:t>
      </w:r>
      <w:r w:rsidRPr="006D0E03">
        <w:t xml:space="preserve">.1-1 lists the transactions for each actor directly involved in the </w:t>
      </w:r>
      <w:r w:rsidR="007439AA" w:rsidRPr="006D0E03">
        <w:t>PCMC</w:t>
      </w:r>
      <w:r w:rsidRPr="006D0E03">
        <w:t xml:space="preserve"> Profile. </w:t>
      </w:r>
      <w:r w:rsidR="00F66C25" w:rsidRPr="006D0E03">
        <w:t xml:space="preserve">To </w:t>
      </w:r>
      <w:r w:rsidRPr="006D0E03">
        <w:t xml:space="preserve">claim </w:t>
      </w:r>
      <w:r w:rsidR="00F66C25" w:rsidRPr="006D0E03">
        <w:t xml:space="preserve">compliance with this </w:t>
      </w:r>
      <w:r w:rsidR="00814F76" w:rsidRPr="006D0E03">
        <w:t>p</w:t>
      </w:r>
      <w:r w:rsidR="00F66C25" w:rsidRPr="006D0E03">
        <w:t>rofile, an actor shall support all re</w:t>
      </w:r>
      <w:r w:rsidRPr="006D0E03">
        <w:t>qu</w:t>
      </w:r>
      <w:r w:rsidR="006A4160" w:rsidRPr="006D0E03">
        <w:t>ired transactions (labeled “R”) and may support the optional t</w:t>
      </w:r>
      <w:r w:rsidRPr="006D0E03">
        <w:t xml:space="preserve">ransactions </w:t>
      </w:r>
      <w:r w:rsidR="006A4160" w:rsidRPr="006D0E03">
        <w:t>(</w:t>
      </w:r>
      <w:r w:rsidRPr="006D0E03">
        <w:t>labeled “O”</w:t>
      </w:r>
      <w:r w:rsidR="006A4160" w:rsidRPr="006D0E03">
        <w:t>)</w:t>
      </w:r>
      <w:r w:rsidR="00887E40" w:rsidRPr="006D0E03">
        <w:t xml:space="preserve">. </w:t>
      </w:r>
    </w:p>
    <w:p w14:paraId="193978ED" w14:textId="5EE9603E" w:rsidR="00CF283F" w:rsidRPr="006D0E03" w:rsidRDefault="00CF283F" w:rsidP="00C56183">
      <w:pPr>
        <w:pStyle w:val="TableTitle"/>
      </w:pPr>
      <w:r w:rsidRPr="006D0E03">
        <w:t xml:space="preserve">Table </w:t>
      </w:r>
      <w:r w:rsidR="00787E5A" w:rsidRPr="006D0E03">
        <w:t>14</w:t>
      </w:r>
      <w:r w:rsidRPr="006D0E03">
        <w:t>.1-1</w:t>
      </w:r>
      <w:r w:rsidR="001606A7" w:rsidRPr="006D0E03">
        <w:t>:</w:t>
      </w:r>
      <w:r w:rsidRPr="006D0E03">
        <w:t xml:space="preserve"> </w:t>
      </w:r>
      <w:r w:rsidR="007D28C7" w:rsidRPr="006D0E03">
        <w:t>PCMC</w:t>
      </w:r>
      <w:r w:rsidRPr="006D0E03">
        <w:t xml:space="preserve"> Profile - Actors and Transactions</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449"/>
        <w:gridCol w:w="2115"/>
        <w:gridCol w:w="1980"/>
        <w:gridCol w:w="1530"/>
        <w:gridCol w:w="3114"/>
      </w:tblGrid>
      <w:tr w:rsidR="00547C57" w:rsidRPr="006D0E03" w14:paraId="3B97826D" w14:textId="77777777" w:rsidTr="00AF5B2B">
        <w:trPr>
          <w:cantSplit/>
          <w:tblHeader/>
          <w:jc w:val="center"/>
        </w:trPr>
        <w:tc>
          <w:tcPr>
            <w:tcW w:w="1449" w:type="dxa"/>
            <w:shd w:val="pct15" w:color="auto" w:fill="FFFFFF"/>
          </w:tcPr>
          <w:p w14:paraId="4CE0D5B8" w14:textId="77777777" w:rsidR="00547C57" w:rsidRPr="006D0E03" w:rsidRDefault="00547C57" w:rsidP="00781E38">
            <w:pPr>
              <w:pStyle w:val="TableEntryHeader"/>
            </w:pPr>
            <w:bookmarkStart w:id="156" w:name="_Hlk485053677"/>
            <w:r w:rsidRPr="006D0E03">
              <w:t>Actors</w:t>
            </w:r>
          </w:p>
        </w:tc>
        <w:tc>
          <w:tcPr>
            <w:tcW w:w="2115" w:type="dxa"/>
            <w:shd w:val="pct15" w:color="auto" w:fill="FFFFFF"/>
          </w:tcPr>
          <w:p w14:paraId="6873C178" w14:textId="77777777" w:rsidR="00547C57" w:rsidRPr="006D0E03" w:rsidRDefault="00547C57" w:rsidP="00781E38">
            <w:pPr>
              <w:pStyle w:val="TableEntryHeader"/>
            </w:pPr>
            <w:r w:rsidRPr="006D0E03">
              <w:t xml:space="preserve">Transactions </w:t>
            </w:r>
          </w:p>
        </w:tc>
        <w:tc>
          <w:tcPr>
            <w:tcW w:w="1980" w:type="dxa"/>
            <w:shd w:val="pct15" w:color="auto" w:fill="FFFFFF"/>
          </w:tcPr>
          <w:p w14:paraId="3BD1F954" w14:textId="77777777" w:rsidR="00547C57" w:rsidRPr="006D0E03" w:rsidRDefault="00547C57" w:rsidP="00781E38">
            <w:pPr>
              <w:pStyle w:val="TableEntryHeader"/>
            </w:pPr>
            <w:r w:rsidRPr="006D0E03">
              <w:t>Initiator or Responder</w:t>
            </w:r>
          </w:p>
        </w:tc>
        <w:tc>
          <w:tcPr>
            <w:tcW w:w="1530" w:type="dxa"/>
            <w:shd w:val="pct15" w:color="auto" w:fill="FFFFFF"/>
          </w:tcPr>
          <w:p w14:paraId="0156D21A" w14:textId="77777777" w:rsidR="00547C57" w:rsidRPr="006D0E03" w:rsidRDefault="00547C57" w:rsidP="00781E38">
            <w:pPr>
              <w:pStyle w:val="TableEntryHeader"/>
            </w:pPr>
            <w:r w:rsidRPr="006D0E03">
              <w:t>Optionality</w:t>
            </w:r>
          </w:p>
        </w:tc>
        <w:tc>
          <w:tcPr>
            <w:tcW w:w="3114" w:type="dxa"/>
            <w:shd w:val="pct15" w:color="auto" w:fill="FFFFFF"/>
          </w:tcPr>
          <w:p w14:paraId="7AC6E6F7" w14:textId="77777777" w:rsidR="00547C57" w:rsidRPr="006D0E03" w:rsidRDefault="00547C57" w:rsidP="00781E38">
            <w:pPr>
              <w:pStyle w:val="TableEntryHeader"/>
              <w:rPr>
                <w:rFonts w:ascii="Times New Roman" w:hAnsi="Times New Roman"/>
                <w:i/>
              </w:rPr>
            </w:pPr>
            <w:r w:rsidRPr="006D0E03">
              <w:t>Reference</w:t>
            </w:r>
          </w:p>
        </w:tc>
      </w:tr>
      <w:bookmarkEnd w:id="156"/>
      <w:tr w:rsidR="00547C57" w:rsidRPr="006D0E03" w14:paraId="711A5834" w14:textId="77777777" w:rsidTr="00AF5B2B">
        <w:trPr>
          <w:cantSplit/>
          <w:jc w:val="center"/>
        </w:trPr>
        <w:tc>
          <w:tcPr>
            <w:tcW w:w="1449" w:type="dxa"/>
          </w:tcPr>
          <w:p w14:paraId="3E7355CE" w14:textId="77F3A9A9" w:rsidR="00547C57" w:rsidRPr="006D0E03" w:rsidRDefault="000C764F" w:rsidP="00AD069D">
            <w:pPr>
              <w:pStyle w:val="TableEntry"/>
            </w:pPr>
            <w:r w:rsidRPr="006D0E03">
              <w:t>Heartbeat</w:t>
            </w:r>
            <w:r w:rsidR="00CE1328" w:rsidRPr="006D0E03">
              <w:t xml:space="preserve"> Reporter</w:t>
            </w:r>
          </w:p>
        </w:tc>
        <w:tc>
          <w:tcPr>
            <w:tcW w:w="2115" w:type="dxa"/>
          </w:tcPr>
          <w:p w14:paraId="69AFA13E" w14:textId="10C19991" w:rsidR="00547C57" w:rsidRPr="006D0E03" w:rsidRDefault="0082384C" w:rsidP="003579DA">
            <w:pPr>
              <w:pStyle w:val="TableEntry"/>
            </w:pPr>
            <w:r w:rsidRPr="006D0E03">
              <w:t>Request Heartbeat Response</w:t>
            </w:r>
            <w:r w:rsidR="00CE1328" w:rsidRPr="006D0E03">
              <w:br/>
              <w:t>[DEV-53]</w:t>
            </w:r>
          </w:p>
        </w:tc>
        <w:tc>
          <w:tcPr>
            <w:tcW w:w="1980" w:type="dxa"/>
          </w:tcPr>
          <w:p w14:paraId="11C9A676" w14:textId="1471F480" w:rsidR="00547C57" w:rsidRPr="006D0E03" w:rsidRDefault="00B20F0B" w:rsidP="00017E09">
            <w:pPr>
              <w:pStyle w:val="TableEntry"/>
            </w:pPr>
            <w:r w:rsidRPr="006D0E03">
              <w:t>Initiator</w:t>
            </w:r>
          </w:p>
        </w:tc>
        <w:tc>
          <w:tcPr>
            <w:tcW w:w="1530" w:type="dxa"/>
          </w:tcPr>
          <w:p w14:paraId="0003B5AB" w14:textId="77777777" w:rsidR="00547C57" w:rsidRPr="006D0E03" w:rsidRDefault="00547C57" w:rsidP="00017E09">
            <w:pPr>
              <w:pStyle w:val="TableEntry"/>
            </w:pPr>
            <w:r w:rsidRPr="006D0E03">
              <w:t>R</w:t>
            </w:r>
          </w:p>
        </w:tc>
        <w:tc>
          <w:tcPr>
            <w:tcW w:w="3114" w:type="dxa"/>
          </w:tcPr>
          <w:p w14:paraId="295D0876" w14:textId="258FF7FC" w:rsidR="00547C57" w:rsidRPr="006D0E03" w:rsidRDefault="00B942C9" w:rsidP="00EF1E77">
            <w:pPr>
              <w:pStyle w:val="TableEntry"/>
            </w:pPr>
            <w:r w:rsidRPr="006D0E03">
              <w:t>DEV</w:t>
            </w:r>
            <w:r w:rsidR="00547C57" w:rsidRPr="006D0E03">
              <w:t xml:space="preserve"> TF-2: 3.</w:t>
            </w:r>
            <w:r w:rsidR="00787E5A" w:rsidRPr="006D0E03">
              <w:t>53</w:t>
            </w:r>
          </w:p>
        </w:tc>
      </w:tr>
      <w:tr w:rsidR="00B02CEE" w:rsidRPr="006D0E03" w14:paraId="76864B55" w14:textId="007E21A4" w:rsidTr="00AF5B2B">
        <w:trPr>
          <w:cantSplit/>
          <w:jc w:val="center"/>
        </w:trPr>
        <w:tc>
          <w:tcPr>
            <w:tcW w:w="1449" w:type="dxa"/>
          </w:tcPr>
          <w:p w14:paraId="1AB6B98B" w14:textId="54142907" w:rsidR="00B02CEE" w:rsidRPr="006D0E03" w:rsidRDefault="000C764F" w:rsidP="00B02CEE">
            <w:pPr>
              <w:pStyle w:val="TableEntry"/>
            </w:pPr>
            <w:r w:rsidRPr="006D0E03">
              <w:t>Heartbeat</w:t>
            </w:r>
            <w:r w:rsidR="00B02CEE" w:rsidRPr="006D0E03">
              <w:t xml:space="preserve"> Consumer</w:t>
            </w:r>
          </w:p>
        </w:tc>
        <w:tc>
          <w:tcPr>
            <w:tcW w:w="2115" w:type="dxa"/>
          </w:tcPr>
          <w:p w14:paraId="6EF8C1EA" w14:textId="22B0FE75" w:rsidR="00B02CEE" w:rsidRPr="006D0E03" w:rsidRDefault="002D1C56" w:rsidP="00B02CEE">
            <w:pPr>
              <w:pStyle w:val="TableEntry"/>
            </w:pPr>
            <w:r w:rsidRPr="006D0E03">
              <w:t>Receipt</w:t>
            </w:r>
            <w:r w:rsidR="008A15C6" w:rsidRPr="006D0E03">
              <w:t xml:space="preserve"> </w:t>
            </w:r>
            <w:r w:rsidR="00B02CEE" w:rsidRPr="006D0E03">
              <w:t>Acknowledge</w:t>
            </w:r>
            <w:r w:rsidR="00517533" w:rsidRPr="006D0E03">
              <w:t>ment</w:t>
            </w:r>
            <w:r w:rsidR="00B02CEE" w:rsidRPr="006D0E03">
              <w:t xml:space="preserve"> Heartbeat Message</w:t>
            </w:r>
            <w:r w:rsidR="00B02CEE" w:rsidRPr="006D0E03">
              <w:br/>
            </w:r>
          </w:p>
        </w:tc>
        <w:tc>
          <w:tcPr>
            <w:tcW w:w="1980" w:type="dxa"/>
          </w:tcPr>
          <w:p w14:paraId="58342598" w14:textId="7D577392" w:rsidR="00B02CEE" w:rsidRPr="006D0E03" w:rsidRDefault="00B20F0B" w:rsidP="00B02CEE">
            <w:pPr>
              <w:pStyle w:val="TableEntry"/>
            </w:pPr>
            <w:r w:rsidRPr="006D0E03">
              <w:t>Responder</w:t>
            </w:r>
          </w:p>
        </w:tc>
        <w:tc>
          <w:tcPr>
            <w:tcW w:w="1530" w:type="dxa"/>
          </w:tcPr>
          <w:p w14:paraId="63930E29" w14:textId="7FB12DAD" w:rsidR="00B02CEE" w:rsidRPr="006D0E03" w:rsidRDefault="00B02CEE" w:rsidP="00B02CEE">
            <w:pPr>
              <w:pStyle w:val="TableEntry"/>
            </w:pPr>
            <w:r w:rsidRPr="006D0E03">
              <w:t>R</w:t>
            </w:r>
          </w:p>
        </w:tc>
        <w:tc>
          <w:tcPr>
            <w:tcW w:w="3114" w:type="dxa"/>
          </w:tcPr>
          <w:p w14:paraId="1B9321D9" w14:textId="2A0D17D2" w:rsidR="00B02CEE" w:rsidRPr="006D0E03" w:rsidRDefault="00B942C9" w:rsidP="00B02CEE">
            <w:pPr>
              <w:pStyle w:val="TableEntry"/>
            </w:pPr>
            <w:r w:rsidRPr="006D0E03">
              <w:t>DEV</w:t>
            </w:r>
            <w:r w:rsidR="00B02CEE" w:rsidRPr="006D0E03">
              <w:t xml:space="preserve"> TF-2: 3.</w:t>
            </w:r>
            <w:r w:rsidR="00787E5A" w:rsidRPr="006D0E03">
              <w:t>5</w:t>
            </w:r>
            <w:r w:rsidR="00414E50" w:rsidRPr="006D0E03">
              <w:t>3</w:t>
            </w:r>
          </w:p>
        </w:tc>
      </w:tr>
      <w:bookmarkEnd w:id="145"/>
      <w:bookmarkEnd w:id="146"/>
      <w:bookmarkEnd w:id="147"/>
      <w:bookmarkEnd w:id="148"/>
      <w:bookmarkEnd w:id="149"/>
      <w:bookmarkEnd w:id="150"/>
      <w:bookmarkEnd w:id="151"/>
      <w:bookmarkEnd w:id="152"/>
    </w:tbl>
    <w:p w14:paraId="394EE5A2" w14:textId="77777777" w:rsidR="00E52CE1" w:rsidRPr="006D0E03" w:rsidRDefault="00E52CE1">
      <w:pPr>
        <w:pStyle w:val="BodyText"/>
        <w:rPr>
          <w:highlight w:val="yellow"/>
        </w:rPr>
      </w:pPr>
    </w:p>
    <w:p w14:paraId="18D7594C" w14:textId="4E4DF158" w:rsidR="00FF4C4E" w:rsidRPr="006D0E03" w:rsidRDefault="00214132" w:rsidP="00503AE1">
      <w:pPr>
        <w:pStyle w:val="Heading3"/>
        <w:numPr>
          <w:ilvl w:val="0"/>
          <w:numId w:val="0"/>
        </w:numPr>
        <w:rPr>
          <w:bCs/>
          <w:noProof w:val="0"/>
        </w:rPr>
      </w:pPr>
      <w:bookmarkStart w:id="157" w:name="_Toc345074652"/>
      <w:bookmarkStart w:id="158" w:name="_Toc18414915"/>
      <w:bookmarkStart w:id="159" w:name="_Toc235096996"/>
      <w:r w:rsidRPr="006D0E03">
        <w:rPr>
          <w:bCs/>
          <w:noProof w:val="0"/>
        </w:rPr>
        <w:t>14</w:t>
      </w:r>
      <w:r w:rsidR="00FF4C4E" w:rsidRPr="006D0E03">
        <w:rPr>
          <w:bCs/>
          <w:noProof w:val="0"/>
        </w:rPr>
        <w:t>.1.1</w:t>
      </w:r>
      <w:r w:rsidR="00503AE1" w:rsidRPr="006D0E03">
        <w:rPr>
          <w:bCs/>
          <w:noProof w:val="0"/>
        </w:rPr>
        <w:t xml:space="preserve"> Actor Descriptions and </w:t>
      </w:r>
      <w:r w:rsidR="006A4160" w:rsidRPr="006D0E03">
        <w:rPr>
          <w:bCs/>
          <w:noProof w:val="0"/>
        </w:rPr>
        <w:t xml:space="preserve">Actor </w:t>
      </w:r>
      <w:r w:rsidR="00ED0083" w:rsidRPr="006D0E03">
        <w:rPr>
          <w:bCs/>
          <w:noProof w:val="0"/>
        </w:rPr>
        <w:t xml:space="preserve">Profile </w:t>
      </w:r>
      <w:r w:rsidR="00503AE1" w:rsidRPr="006D0E03">
        <w:rPr>
          <w:bCs/>
          <w:noProof w:val="0"/>
        </w:rPr>
        <w:t>Requirements</w:t>
      </w:r>
      <w:bookmarkEnd w:id="157"/>
      <w:bookmarkEnd w:id="158"/>
      <w:bookmarkEnd w:id="159"/>
    </w:p>
    <w:p w14:paraId="6C3C1A76" w14:textId="39891C47" w:rsidR="009D7991" w:rsidRPr="006D0E03" w:rsidRDefault="002D5B69" w:rsidP="006A4160">
      <w:pPr>
        <w:pStyle w:val="BodyText"/>
      </w:pPr>
      <w:r w:rsidRPr="006D0E03">
        <w:t xml:space="preserve">Most requirements are documented in </w:t>
      </w:r>
      <w:r w:rsidR="00B942C9" w:rsidRPr="006D0E03">
        <w:t xml:space="preserve">DEV </w:t>
      </w:r>
      <w:r w:rsidR="0024039C" w:rsidRPr="006D0E03">
        <w:t xml:space="preserve">TF-2 Transactions. </w:t>
      </w:r>
      <w:r w:rsidRPr="006D0E03">
        <w:t>This section documents any additional requirements on profile’s actors.</w:t>
      </w:r>
    </w:p>
    <w:p w14:paraId="23B32053" w14:textId="506C3E7D" w:rsidR="009D7991" w:rsidRPr="006D0E03" w:rsidRDefault="0024039C" w:rsidP="0024039C">
      <w:pPr>
        <w:pStyle w:val="BodyText"/>
      </w:pPr>
      <w:r w:rsidRPr="006D0E03">
        <w:t xml:space="preserve">Most requirements are documented in </w:t>
      </w:r>
      <w:r w:rsidR="00B942C9" w:rsidRPr="006D0E03">
        <w:t xml:space="preserve">DEV </w:t>
      </w:r>
      <w:r w:rsidRPr="006D0E03">
        <w:t xml:space="preserve">TF-3 Content Modules. </w:t>
      </w:r>
      <w:r w:rsidR="006073ED" w:rsidRPr="006D0E03">
        <w:t>No</w:t>
      </w:r>
      <w:r w:rsidR="009B3B4C" w:rsidRPr="006D0E03">
        <w:t xml:space="preserve"> additional requirements</w:t>
      </w:r>
      <w:r w:rsidR="001C38C0" w:rsidRPr="006D0E03">
        <w:t xml:space="preserve"> are</w:t>
      </w:r>
      <w:r w:rsidR="009B3B4C" w:rsidRPr="006D0E03">
        <w:t xml:space="preserve"> needed</w:t>
      </w:r>
      <w:r w:rsidRPr="006D0E03">
        <w:t>.</w:t>
      </w:r>
    </w:p>
    <w:p w14:paraId="2A5B0CB1" w14:textId="4DAA91C9" w:rsidR="009D0CDF" w:rsidRPr="006D0E03" w:rsidRDefault="00214132" w:rsidP="009D0CDF">
      <w:pPr>
        <w:pStyle w:val="Heading4"/>
        <w:numPr>
          <w:ilvl w:val="0"/>
          <w:numId w:val="0"/>
        </w:numPr>
        <w:rPr>
          <w:noProof w:val="0"/>
        </w:rPr>
      </w:pPr>
      <w:bookmarkStart w:id="160" w:name="_Toc345074653"/>
      <w:bookmarkStart w:id="161" w:name="_Toc235096997"/>
      <w:r w:rsidRPr="006D0E03">
        <w:rPr>
          <w:noProof w:val="0"/>
        </w:rPr>
        <w:lastRenderedPageBreak/>
        <w:t>14</w:t>
      </w:r>
      <w:r w:rsidR="009D0CDF" w:rsidRPr="006D0E03">
        <w:rPr>
          <w:noProof w:val="0"/>
        </w:rPr>
        <w:t xml:space="preserve">.1.1.1 </w:t>
      </w:r>
      <w:bookmarkEnd w:id="160"/>
      <w:r w:rsidR="00DC0602" w:rsidRPr="006D0E03">
        <w:rPr>
          <w:noProof w:val="0"/>
        </w:rPr>
        <w:t>Heartbeat</w:t>
      </w:r>
      <w:r w:rsidR="00EF6AEA" w:rsidRPr="006D0E03">
        <w:rPr>
          <w:noProof w:val="0"/>
        </w:rPr>
        <w:t xml:space="preserve"> Reporter</w:t>
      </w:r>
      <w:bookmarkEnd w:id="161"/>
    </w:p>
    <w:p w14:paraId="7F4F59F1" w14:textId="71BCC93A" w:rsidR="00AB10EC" w:rsidRPr="006D0E03" w:rsidRDefault="006458AC" w:rsidP="00BD5221">
      <w:pPr>
        <w:pStyle w:val="BodyText"/>
      </w:pPr>
      <w:r w:rsidRPr="006D0E03">
        <w:t xml:space="preserve">The </w:t>
      </w:r>
      <w:r w:rsidR="00DC0602" w:rsidRPr="006D0E03">
        <w:t>Heartbeat</w:t>
      </w:r>
      <w:r w:rsidR="00E337E1" w:rsidRPr="006D0E03">
        <w:t xml:space="preserve"> Reporter </w:t>
      </w:r>
      <w:r w:rsidR="004F25B1" w:rsidRPr="006D0E03">
        <w:t>represents a</w:t>
      </w:r>
      <w:r w:rsidR="00D732A2" w:rsidRPr="006D0E03">
        <w:t xml:space="preserve"> device or </w:t>
      </w:r>
      <w:r w:rsidR="00A46B7C" w:rsidRPr="006D0E03">
        <w:t>system</w:t>
      </w:r>
      <w:r w:rsidR="00625268" w:rsidRPr="006D0E03">
        <w:t xml:space="preserve"> utilizing a</w:t>
      </w:r>
      <w:r w:rsidR="00B942C9" w:rsidRPr="006D0E03">
        <w:t>n</w:t>
      </w:r>
      <w:r w:rsidR="00625268" w:rsidRPr="006D0E03">
        <w:t xml:space="preserve"> IHE </w:t>
      </w:r>
      <w:r w:rsidR="00B942C9" w:rsidRPr="006D0E03">
        <w:t xml:space="preserve">DEV </w:t>
      </w:r>
      <w:r w:rsidR="00625268" w:rsidRPr="006D0E03">
        <w:t>profile</w:t>
      </w:r>
      <w:r w:rsidR="008A54F2" w:rsidRPr="006D0E03">
        <w:t xml:space="preserve"> for</w:t>
      </w:r>
      <w:r w:rsidR="00A46B7C" w:rsidRPr="006D0E03">
        <w:t xml:space="preserve"> </w:t>
      </w:r>
      <w:r w:rsidR="004A1210" w:rsidRPr="006D0E03">
        <w:t>send</w:t>
      </w:r>
      <w:r w:rsidR="008A54F2" w:rsidRPr="006D0E03">
        <w:t>ing</w:t>
      </w:r>
      <w:r w:rsidR="00A46B7C" w:rsidRPr="006D0E03">
        <w:t xml:space="preserve"> </w:t>
      </w:r>
      <w:r w:rsidR="00061FE5" w:rsidRPr="006D0E03">
        <w:t xml:space="preserve">information </w:t>
      </w:r>
      <w:r w:rsidR="00B01CF6" w:rsidRPr="006D0E03">
        <w:t>that</w:t>
      </w:r>
      <w:r w:rsidR="00061FE5" w:rsidRPr="006D0E03">
        <w:t xml:space="preserve"> require</w:t>
      </w:r>
      <w:r w:rsidR="00B01CF6" w:rsidRPr="006D0E03">
        <w:t>s</w:t>
      </w:r>
      <w:r w:rsidR="00061FE5" w:rsidRPr="006D0E03">
        <w:t xml:space="preserve"> a</w:t>
      </w:r>
      <w:r w:rsidR="004A1210" w:rsidRPr="006D0E03">
        <w:t xml:space="preserve"> reliable </w:t>
      </w:r>
      <w:r w:rsidR="007A0928" w:rsidRPr="006D0E03">
        <w:t xml:space="preserve">communication to the </w:t>
      </w:r>
      <w:r w:rsidR="00BA54F7" w:rsidRPr="006D0E03">
        <w:t>Heartbeat</w:t>
      </w:r>
      <w:r w:rsidR="007A0928" w:rsidRPr="006D0E03">
        <w:t xml:space="preserve"> Consumer.</w:t>
      </w:r>
    </w:p>
    <w:p w14:paraId="2BCABFD9" w14:textId="1612CB40" w:rsidR="00343A17" w:rsidRPr="006D0E03" w:rsidRDefault="00056BC7" w:rsidP="00BD5221">
      <w:pPr>
        <w:pStyle w:val="BodyText"/>
      </w:pPr>
      <w:r w:rsidRPr="006D0E03">
        <w:t xml:space="preserve">The </w:t>
      </w:r>
      <w:r w:rsidR="005705D2" w:rsidRPr="006D0E03">
        <w:t xml:space="preserve">HR </w:t>
      </w:r>
      <w:r w:rsidR="002B328C" w:rsidRPr="006D0E03">
        <w:t>can either be an individual device or</w:t>
      </w:r>
      <w:r w:rsidR="00D042AB" w:rsidRPr="006D0E03">
        <w:t xml:space="preserve"> system or a </w:t>
      </w:r>
      <w:r w:rsidR="00C0364F" w:rsidRPr="006D0E03">
        <w:t>gateway</w:t>
      </w:r>
      <w:r w:rsidR="00156BD5" w:rsidRPr="006D0E03">
        <w:t>.</w:t>
      </w:r>
    </w:p>
    <w:p w14:paraId="6D08D07C" w14:textId="41678FAB" w:rsidR="00771FFA" w:rsidRPr="006D0E03" w:rsidRDefault="00CD6600" w:rsidP="00771FFA">
      <w:pPr>
        <w:pStyle w:val="BodyText"/>
      </w:pPr>
      <w:r w:rsidRPr="006D0E03">
        <w:rPr>
          <w:iCs/>
        </w:rPr>
        <w:t>A gateway send</w:t>
      </w:r>
      <w:r w:rsidR="002E6BC0" w:rsidRPr="006D0E03">
        <w:rPr>
          <w:iCs/>
        </w:rPr>
        <w:t>s</w:t>
      </w:r>
      <w:r w:rsidRPr="006D0E03">
        <w:rPr>
          <w:iCs/>
        </w:rPr>
        <w:t xml:space="preserve"> heartbeat </w:t>
      </w:r>
      <w:r w:rsidR="006C3DBE" w:rsidRPr="006D0E03">
        <w:rPr>
          <w:iCs/>
        </w:rPr>
        <w:t xml:space="preserve">messages on behalf </w:t>
      </w:r>
      <w:r w:rsidR="001C38C0" w:rsidRPr="006D0E03">
        <w:rPr>
          <w:iCs/>
        </w:rPr>
        <w:t>of</w:t>
      </w:r>
      <w:r w:rsidR="006C3DBE" w:rsidRPr="006D0E03">
        <w:rPr>
          <w:iCs/>
        </w:rPr>
        <w:t xml:space="preserve"> the individual devices or systems connected </w:t>
      </w:r>
      <w:r w:rsidR="00F972E5" w:rsidRPr="006D0E03">
        <w:rPr>
          <w:iCs/>
        </w:rPr>
        <w:t>to the gateway</w:t>
      </w:r>
      <w:r w:rsidR="00771FFA" w:rsidRPr="006D0E03">
        <w:t>.</w:t>
      </w:r>
      <w:r w:rsidR="00281197" w:rsidRPr="006D0E03">
        <w:t xml:space="preserve"> </w:t>
      </w:r>
      <w:r w:rsidR="006F7755" w:rsidRPr="006D0E03">
        <w:t>To</w:t>
      </w:r>
      <w:r w:rsidR="00281197" w:rsidRPr="006D0E03">
        <w:t xml:space="preserve"> the </w:t>
      </w:r>
      <w:r w:rsidR="00E64DF6" w:rsidRPr="006D0E03">
        <w:t>HC</w:t>
      </w:r>
      <w:r w:rsidR="00281197" w:rsidRPr="006D0E03">
        <w:t xml:space="preserve">, a gateway </w:t>
      </w:r>
      <w:r w:rsidR="00CF3B5D" w:rsidRPr="006D0E03">
        <w:t>representing</w:t>
      </w:r>
      <w:r w:rsidR="006C4CB5" w:rsidRPr="006D0E03">
        <w:t xml:space="preserve"> an individual device or system</w:t>
      </w:r>
      <w:r w:rsidR="00CF3B5D" w:rsidRPr="006D0E03">
        <w:t xml:space="preserve"> is transparent</w:t>
      </w:r>
      <w:r w:rsidR="006C4CB5" w:rsidRPr="006D0E03">
        <w:t>.</w:t>
      </w:r>
    </w:p>
    <w:p w14:paraId="01D54116" w14:textId="3A1B0C3D" w:rsidR="00BB1E5C" w:rsidRPr="006D0E03" w:rsidRDefault="008B7984" w:rsidP="00BB1E5C">
      <w:pPr>
        <w:pStyle w:val="BodyText"/>
      </w:pPr>
      <w:r w:rsidRPr="006D0E03">
        <w:t xml:space="preserve">A gateway </w:t>
      </w:r>
      <w:r w:rsidR="009D14DC" w:rsidRPr="006D0E03">
        <w:t xml:space="preserve">HR </w:t>
      </w:r>
      <w:r w:rsidR="00EA1B61" w:rsidRPr="006D0E03">
        <w:t xml:space="preserve">manages the reliable communication to its connected medical devices and only reports its own health state to the </w:t>
      </w:r>
      <w:r w:rsidR="002E4045" w:rsidRPr="006D0E03">
        <w:t>HC</w:t>
      </w:r>
      <w:r w:rsidR="00EA1B61" w:rsidRPr="006D0E03">
        <w:t>.</w:t>
      </w:r>
      <w:r w:rsidR="0068308E" w:rsidRPr="006D0E03">
        <w:br/>
      </w:r>
      <w:r w:rsidR="00BB1E5C" w:rsidRPr="006D0E03">
        <w:t>Usually, the gateway is connected to medical devices which are used for different patients in different locations. Therefore, no specific patient or location can be reported in a heartbeat message from the gateway.</w:t>
      </w:r>
    </w:p>
    <w:p w14:paraId="1E2976BD" w14:textId="521D1AFF" w:rsidR="00436C74" w:rsidRPr="006D0E03" w:rsidRDefault="00436C74" w:rsidP="00BB1E5C">
      <w:pPr>
        <w:pStyle w:val="BodyText"/>
      </w:pPr>
      <w:r w:rsidRPr="006D0E03">
        <w:rPr>
          <w:iCs/>
        </w:rPr>
        <w:t>A proxy is a transaction aggregator without responsibility for the devices behind it</w:t>
      </w:r>
      <w:r w:rsidR="006D0E03">
        <w:rPr>
          <w:iCs/>
        </w:rPr>
        <w:t xml:space="preserve">. </w:t>
      </w:r>
      <w:r w:rsidRPr="006D0E03">
        <w:rPr>
          <w:iCs/>
        </w:rPr>
        <w:t>It relays heartbeat messages on behalf of the individual devices or systems connected to the proxy</w:t>
      </w:r>
      <w:r w:rsidRPr="006D0E03">
        <w:t>. To the HC, a proxy representing an individual device or system is transparent.</w:t>
      </w:r>
    </w:p>
    <w:p w14:paraId="6C357AE7" w14:textId="79086E28" w:rsidR="00503AE1" w:rsidRPr="006D0E03" w:rsidRDefault="00214132" w:rsidP="0038429E">
      <w:pPr>
        <w:pStyle w:val="Heading4"/>
        <w:numPr>
          <w:ilvl w:val="0"/>
          <w:numId w:val="0"/>
        </w:numPr>
        <w:rPr>
          <w:noProof w:val="0"/>
        </w:rPr>
      </w:pPr>
      <w:bookmarkStart w:id="162" w:name="_Toc345074654"/>
      <w:bookmarkStart w:id="163" w:name="_Toc235096998"/>
      <w:r w:rsidRPr="006D0E03">
        <w:rPr>
          <w:noProof w:val="0"/>
        </w:rPr>
        <w:t>14</w:t>
      </w:r>
      <w:r w:rsidR="00503AE1" w:rsidRPr="006D0E03">
        <w:rPr>
          <w:noProof w:val="0"/>
        </w:rPr>
        <w:t xml:space="preserve">.1.1.2 </w:t>
      </w:r>
      <w:bookmarkEnd w:id="162"/>
      <w:r w:rsidR="002E4045" w:rsidRPr="006D0E03">
        <w:rPr>
          <w:noProof w:val="0"/>
        </w:rPr>
        <w:t>Heartbeat</w:t>
      </w:r>
      <w:r w:rsidR="00CE64C1" w:rsidRPr="006D0E03">
        <w:rPr>
          <w:noProof w:val="0"/>
        </w:rPr>
        <w:t xml:space="preserve"> Consumer</w:t>
      </w:r>
      <w:bookmarkEnd w:id="163"/>
    </w:p>
    <w:p w14:paraId="120E750F" w14:textId="18117816" w:rsidR="008163D9" w:rsidRPr="006D0E03" w:rsidRDefault="008163D9" w:rsidP="00BD5221">
      <w:pPr>
        <w:pStyle w:val="BodyText"/>
      </w:pPr>
      <w:r w:rsidRPr="006D0E03">
        <w:t xml:space="preserve">The </w:t>
      </w:r>
      <w:r w:rsidR="005921AE" w:rsidRPr="006D0E03">
        <w:t>Heartbeat</w:t>
      </w:r>
      <w:r w:rsidRPr="006D0E03">
        <w:t xml:space="preserve"> </w:t>
      </w:r>
      <w:r w:rsidR="005921AE" w:rsidRPr="006D0E03">
        <w:t>C</w:t>
      </w:r>
      <w:r w:rsidRPr="006D0E03">
        <w:t>onsumer represents a device or system utilizing a</w:t>
      </w:r>
      <w:r w:rsidR="00B942C9" w:rsidRPr="006D0E03">
        <w:t>n</w:t>
      </w:r>
      <w:r w:rsidRPr="006D0E03">
        <w:t xml:space="preserve"> IHE </w:t>
      </w:r>
      <w:r w:rsidR="00B942C9" w:rsidRPr="006D0E03">
        <w:t xml:space="preserve">DEV </w:t>
      </w:r>
      <w:r w:rsidRPr="006D0E03">
        <w:t xml:space="preserve">profile for receiving information </w:t>
      </w:r>
      <w:r w:rsidR="00B01CF6" w:rsidRPr="006D0E03">
        <w:t>that</w:t>
      </w:r>
      <w:r w:rsidRPr="006D0E03">
        <w:t xml:space="preserve"> require</w:t>
      </w:r>
      <w:r w:rsidR="00B01CF6" w:rsidRPr="006D0E03">
        <w:t>s</w:t>
      </w:r>
      <w:r w:rsidRPr="006D0E03">
        <w:t xml:space="preserve"> a reliable communication to the </w:t>
      </w:r>
      <w:r w:rsidR="003F132E" w:rsidRPr="006D0E03">
        <w:t>Heartbeat</w:t>
      </w:r>
      <w:r w:rsidR="00C8380B" w:rsidRPr="006D0E03">
        <w:t xml:space="preserve"> </w:t>
      </w:r>
      <w:r w:rsidR="003F132E" w:rsidRPr="006D0E03">
        <w:t>R</w:t>
      </w:r>
      <w:r w:rsidR="00C8380B" w:rsidRPr="006D0E03">
        <w:t>eporter</w:t>
      </w:r>
      <w:r w:rsidRPr="006D0E03">
        <w:t>.</w:t>
      </w:r>
    </w:p>
    <w:p w14:paraId="2D9EF6AA" w14:textId="77342B73" w:rsidR="00E066FD" w:rsidRPr="006D0E03" w:rsidRDefault="00DB6072" w:rsidP="00BD5221">
      <w:pPr>
        <w:pStyle w:val="BodyText"/>
      </w:pPr>
      <w:r w:rsidRPr="006D0E03">
        <w:t xml:space="preserve">The </w:t>
      </w:r>
      <w:r w:rsidR="003F132E" w:rsidRPr="006D0E03">
        <w:t xml:space="preserve">HC </w:t>
      </w:r>
      <w:r w:rsidR="002D31E2" w:rsidRPr="006D0E03">
        <w:t xml:space="preserve">is responsible for the </w:t>
      </w:r>
      <w:r w:rsidR="006064DB" w:rsidRPr="006D0E03">
        <w:t xml:space="preserve">appropriate </w:t>
      </w:r>
      <w:r w:rsidR="001773B3" w:rsidRPr="006D0E03">
        <w:t>measures when the</w:t>
      </w:r>
      <w:r w:rsidR="00735662" w:rsidRPr="006D0E03">
        <w:t xml:space="preserve"> communication is not </w:t>
      </w:r>
      <w:r w:rsidR="007205CD" w:rsidRPr="006D0E03">
        <w:t>monitored – and potentially not reliable – anymore.</w:t>
      </w:r>
    </w:p>
    <w:p w14:paraId="556A4E92" w14:textId="41A19270" w:rsidR="00CE64C1" w:rsidRPr="006D0E03" w:rsidRDefault="00E066FD" w:rsidP="00781E38">
      <w:pPr>
        <w:pStyle w:val="BodyText"/>
      </w:pPr>
      <w:r w:rsidRPr="006D0E03">
        <w:t xml:space="preserve">On the other hand, the </w:t>
      </w:r>
      <w:r w:rsidR="00BC26F4" w:rsidRPr="006D0E03">
        <w:t xml:space="preserve">HC </w:t>
      </w:r>
      <w:r w:rsidR="00A20946" w:rsidRPr="006D0E03">
        <w:t xml:space="preserve">shall also indicate to the </w:t>
      </w:r>
      <w:r w:rsidR="00BC26F4" w:rsidRPr="006D0E03">
        <w:t xml:space="preserve">HR </w:t>
      </w:r>
      <w:r w:rsidR="00A20946" w:rsidRPr="006D0E03">
        <w:t xml:space="preserve">that the communication </w:t>
      </w:r>
      <w:r w:rsidR="00AB56B5" w:rsidRPr="006D0E03">
        <w:t>is not reliable anymore on its si</w:t>
      </w:r>
      <w:r w:rsidR="00D0258E" w:rsidRPr="006D0E03">
        <w:t xml:space="preserve">de, so that the </w:t>
      </w:r>
      <w:r w:rsidR="00BC26F4" w:rsidRPr="006D0E03">
        <w:t xml:space="preserve">HR </w:t>
      </w:r>
      <w:r w:rsidR="00D0258E" w:rsidRPr="006D0E03">
        <w:t>can react accordingly.</w:t>
      </w:r>
      <w:r w:rsidR="007205CD" w:rsidRPr="006D0E03">
        <w:t xml:space="preserve"> </w:t>
      </w:r>
    </w:p>
    <w:p w14:paraId="5AB8E0E9" w14:textId="5894288C" w:rsidR="00CF283F" w:rsidRPr="006D0E03" w:rsidRDefault="00214132" w:rsidP="00303E20">
      <w:pPr>
        <w:pStyle w:val="Heading2"/>
        <w:numPr>
          <w:ilvl w:val="0"/>
          <w:numId w:val="0"/>
        </w:numPr>
        <w:rPr>
          <w:noProof w:val="0"/>
        </w:rPr>
      </w:pPr>
      <w:bookmarkStart w:id="164" w:name="_Toc345074655"/>
      <w:bookmarkStart w:id="165" w:name="_Toc18414916"/>
      <w:bookmarkStart w:id="166" w:name="_Toc235096999"/>
      <w:r w:rsidRPr="006D0E03">
        <w:rPr>
          <w:noProof w:val="0"/>
        </w:rPr>
        <w:t>14</w:t>
      </w:r>
      <w:r w:rsidR="00CF283F" w:rsidRPr="006D0E03">
        <w:rPr>
          <w:noProof w:val="0"/>
        </w:rPr>
        <w:t xml:space="preserve">.2 </w:t>
      </w:r>
      <w:r w:rsidR="00BA0EA7" w:rsidRPr="006D0E03">
        <w:rPr>
          <w:noProof w:val="0"/>
        </w:rPr>
        <w:t>P</w:t>
      </w:r>
      <w:r w:rsidR="002B6808" w:rsidRPr="006D0E03">
        <w:rPr>
          <w:noProof w:val="0"/>
        </w:rPr>
        <w:t>CMC</w:t>
      </w:r>
      <w:r w:rsidR="00104BE6" w:rsidRPr="006D0E03">
        <w:rPr>
          <w:noProof w:val="0"/>
        </w:rPr>
        <w:t xml:space="preserve"> Actor</w:t>
      </w:r>
      <w:r w:rsidR="00CF283F" w:rsidRPr="006D0E03">
        <w:rPr>
          <w:noProof w:val="0"/>
        </w:rPr>
        <w:t xml:space="preserve"> Options</w:t>
      </w:r>
      <w:bookmarkEnd w:id="164"/>
      <w:bookmarkEnd w:id="165"/>
      <w:bookmarkEnd w:id="166"/>
    </w:p>
    <w:p w14:paraId="5CE8990D" w14:textId="6C321B03" w:rsidR="007F5664" w:rsidRPr="006D0E03" w:rsidRDefault="00CF283F" w:rsidP="008E0275">
      <w:pPr>
        <w:pStyle w:val="BodyText"/>
      </w:pPr>
      <w:r w:rsidRPr="006D0E03">
        <w:rPr>
          <w:bCs/>
        </w:rPr>
        <w:t>Options that may</w:t>
      </w:r>
      <w:r w:rsidRPr="006D0E03">
        <w:t xml:space="preserve"> be selected for</w:t>
      </w:r>
      <w:r w:rsidR="00323461" w:rsidRPr="006D0E03">
        <w:t xml:space="preserve"> each actor in</w:t>
      </w:r>
      <w:r w:rsidRPr="006D0E03">
        <w:t xml:space="preserve"> this </w:t>
      </w:r>
      <w:r w:rsidR="00323461" w:rsidRPr="006D0E03">
        <w:t>p</w:t>
      </w:r>
      <w:r w:rsidRPr="006D0E03">
        <w:t>rofile</w:t>
      </w:r>
      <w:r w:rsidR="00323461" w:rsidRPr="006D0E03">
        <w:t>, if any,</w:t>
      </w:r>
      <w:r w:rsidRPr="006D0E03">
        <w:t xml:space="preserve"> are listed in </w:t>
      </w:r>
      <w:r w:rsidR="004C53D3" w:rsidRPr="006D0E03">
        <w:t>T</w:t>
      </w:r>
      <w:r w:rsidRPr="006D0E03">
        <w:t xml:space="preserve">able </w:t>
      </w:r>
      <w:r w:rsidR="00077134" w:rsidRPr="006D0E03">
        <w:t>14</w:t>
      </w:r>
      <w:r w:rsidRPr="006D0E03">
        <w:t>.2-1</w:t>
      </w:r>
      <w:r w:rsidR="00F0665F" w:rsidRPr="006D0E03">
        <w:t xml:space="preserve">. </w:t>
      </w:r>
      <w:r w:rsidRPr="006D0E03">
        <w:t>Dependencies between options</w:t>
      </w:r>
      <w:r w:rsidR="00B064A3" w:rsidRPr="006D0E03">
        <w:t>,</w:t>
      </w:r>
      <w:r w:rsidRPr="006D0E03">
        <w:t xml:space="preserve"> when applicable</w:t>
      </w:r>
      <w:r w:rsidR="00B064A3" w:rsidRPr="006D0E03">
        <w:t>,</w:t>
      </w:r>
      <w:r w:rsidRPr="006D0E03">
        <w:t xml:space="preserve"> are specified in notes.</w:t>
      </w:r>
    </w:p>
    <w:p w14:paraId="0DB79531" w14:textId="0EE95CDB" w:rsidR="006514EA" w:rsidRPr="006D0E03" w:rsidRDefault="007F5664" w:rsidP="00EA3BCB">
      <w:pPr>
        <w:pStyle w:val="TableTitle"/>
      </w:pPr>
      <w:r w:rsidRPr="006D0E03">
        <w:t xml:space="preserve">Table </w:t>
      </w:r>
      <w:r w:rsidR="00D735BC" w:rsidRPr="006D0E03">
        <w:t>14</w:t>
      </w:r>
      <w:r w:rsidRPr="006D0E03">
        <w:t xml:space="preserve">.2-1: </w:t>
      </w:r>
      <w:r w:rsidR="002B6808" w:rsidRPr="006D0E03">
        <w:t>PCMC</w:t>
      </w:r>
      <w:r w:rsidRPr="006D0E03">
        <w:t xml:space="preserve"> – Actors and Options</w:t>
      </w:r>
    </w:p>
    <w:tbl>
      <w:tblPr>
        <w:tblStyle w:val="TableGrid"/>
        <w:tblW w:w="0" w:type="auto"/>
        <w:tblLook w:val="04A0" w:firstRow="1" w:lastRow="0" w:firstColumn="1" w:lastColumn="0" w:noHBand="0" w:noVBand="1"/>
      </w:tblPr>
      <w:tblGrid>
        <w:gridCol w:w="3110"/>
        <w:gridCol w:w="3122"/>
        <w:gridCol w:w="3118"/>
      </w:tblGrid>
      <w:tr w:rsidR="00FD49A2" w:rsidRPr="006D0E03" w14:paraId="63167F40" w14:textId="77777777" w:rsidTr="002B6808">
        <w:trPr>
          <w:cantSplit/>
          <w:tblHeader/>
        </w:trPr>
        <w:tc>
          <w:tcPr>
            <w:tcW w:w="3110" w:type="dxa"/>
            <w:shd w:val="clear" w:color="auto" w:fill="D9D9D9" w:themeFill="background1" w:themeFillShade="D9"/>
          </w:tcPr>
          <w:p w14:paraId="7C6C468D" w14:textId="16E2FCE4" w:rsidR="00FD49A2" w:rsidRPr="006D0E03" w:rsidRDefault="00FD49A2" w:rsidP="00781E38">
            <w:pPr>
              <w:pStyle w:val="TableEntryHeader"/>
            </w:pPr>
            <w:r w:rsidRPr="006D0E03">
              <w:t>Actor</w:t>
            </w:r>
          </w:p>
        </w:tc>
        <w:tc>
          <w:tcPr>
            <w:tcW w:w="3122" w:type="dxa"/>
            <w:shd w:val="clear" w:color="auto" w:fill="D9D9D9" w:themeFill="background1" w:themeFillShade="D9"/>
          </w:tcPr>
          <w:p w14:paraId="60DB9B0A" w14:textId="1A565D38" w:rsidR="00FD49A2" w:rsidRPr="006D0E03" w:rsidRDefault="00FD49A2" w:rsidP="00781E38">
            <w:pPr>
              <w:pStyle w:val="TableEntryHeader"/>
            </w:pPr>
            <w:r w:rsidRPr="006D0E03">
              <w:t>Option Name</w:t>
            </w:r>
          </w:p>
        </w:tc>
        <w:tc>
          <w:tcPr>
            <w:tcW w:w="3118" w:type="dxa"/>
            <w:shd w:val="clear" w:color="auto" w:fill="D9D9D9" w:themeFill="background1" w:themeFillShade="D9"/>
          </w:tcPr>
          <w:p w14:paraId="63D7A65F" w14:textId="548B2985" w:rsidR="00FD49A2" w:rsidRPr="006D0E03" w:rsidRDefault="00FD49A2" w:rsidP="00781E38">
            <w:pPr>
              <w:pStyle w:val="TableEntryHeader"/>
            </w:pPr>
            <w:r w:rsidRPr="006D0E03">
              <w:t>Reference</w:t>
            </w:r>
          </w:p>
        </w:tc>
      </w:tr>
      <w:tr w:rsidR="002B6808" w:rsidRPr="006D0E03" w14:paraId="7BCA77B7" w14:textId="77777777" w:rsidTr="002B6808">
        <w:trPr>
          <w:cantSplit/>
        </w:trPr>
        <w:tc>
          <w:tcPr>
            <w:tcW w:w="3110" w:type="dxa"/>
          </w:tcPr>
          <w:p w14:paraId="711C93F0" w14:textId="049F8478" w:rsidR="002B6808" w:rsidRPr="006D0E03" w:rsidRDefault="001E077D" w:rsidP="002B6808">
            <w:pPr>
              <w:pStyle w:val="TableEntry"/>
            </w:pPr>
            <w:r w:rsidRPr="006D0E03">
              <w:t>Heartbeat</w:t>
            </w:r>
            <w:r w:rsidR="002B6808" w:rsidRPr="006D0E03">
              <w:t xml:space="preserve"> Reporter</w:t>
            </w:r>
          </w:p>
        </w:tc>
        <w:tc>
          <w:tcPr>
            <w:tcW w:w="3122" w:type="dxa"/>
          </w:tcPr>
          <w:p w14:paraId="70644849" w14:textId="10B4523C" w:rsidR="002B6808" w:rsidRPr="006D0E03" w:rsidRDefault="002B6808" w:rsidP="002B6808">
            <w:pPr>
              <w:pStyle w:val="TableEntry"/>
            </w:pPr>
            <w:r w:rsidRPr="006D0E03">
              <w:t xml:space="preserve">No options defined </w:t>
            </w:r>
          </w:p>
        </w:tc>
        <w:tc>
          <w:tcPr>
            <w:tcW w:w="3118" w:type="dxa"/>
          </w:tcPr>
          <w:p w14:paraId="5235FA26" w14:textId="17EF6C00" w:rsidR="002B6808" w:rsidRPr="006D0E03" w:rsidRDefault="002B6808" w:rsidP="002B6808">
            <w:pPr>
              <w:pStyle w:val="TableEntry"/>
            </w:pPr>
            <w:r w:rsidRPr="006D0E03">
              <w:t>--</w:t>
            </w:r>
          </w:p>
        </w:tc>
      </w:tr>
      <w:tr w:rsidR="002B6808" w:rsidRPr="006D0E03" w14:paraId="7A89BDBE" w14:textId="77777777" w:rsidTr="002B6808">
        <w:trPr>
          <w:cantSplit/>
        </w:trPr>
        <w:tc>
          <w:tcPr>
            <w:tcW w:w="3110" w:type="dxa"/>
          </w:tcPr>
          <w:p w14:paraId="215FA79C" w14:textId="290A51CD" w:rsidR="002B6808" w:rsidRPr="006D0E03" w:rsidRDefault="00887B8E" w:rsidP="002B6808">
            <w:pPr>
              <w:pStyle w:val="TableEntry"/>
            </w:pPr>
            <w:r w:rsidRPr="006D0E03">
              <w:t>Heartbeat</w:t>
            </w:r>
            <w:r w:rsidR="002B6808" w:rsidRPr="006D0E03">
              <w:t xml:space="preserve"> Consumer</w:t>
            </w:r>
          </w:p>
        </w:tc>
        <w:tc>
          <w:tcPr>
            <w:tcW w:w="3122" w:type="dxa"/>
          </w:tcPr>
          <w:p w14:paraId="6DADD686" w14:textId="52E4FDB6" w:rsidR="002B6808" w:rsidRPr="006D0E03" w:rsidRDefault="002B6808" w:rsidP="002B6808">
            <w:pPr>
              <w:pStyle w:val="TableEntry"/>
            </w:pPr>
            <w:r w:rsidRPr="006D0E03">
              <w:t xml:space="preserve">No options defined </w:t>
            </w:r>
          </w:p>
        </w:tc>
        <w:tc>
          <w:tcPr>
            <w:tcW w:w="3118" w:type="dxa"/>
          </w:tcPr>
          <w:p w14:paraId="410BBE21" w14:textId="35E6068F" w:rsidR="002B6808" w:rsidRPr="006D0E03" w:rsidRDefault="002B6808" w:rsidP="002B6808">
            <w:pPr>
              <w:pStyle w:val="TableEntry"/>
            </w:pPr>
            <w:r w:rsidRPr="006D0E03">
              <w:t>--</w:t>
            </w:r>
          </w:p>
        </w:tc>
      </w:tr>
    </w:tbl>
    <w:p w14:paraId="1C6464FA" w14:textId="77777777" w:rsidR="007F5664" w:rsidRPr="006D0E03" w:rsidRDefault="007F5664" w:rsidP="007117B8">
      <w:pPr>
        <w:pStyle w:val="BodyText"/>
      </w:pPr>
    </w:p>
    <w:p w14:paraId="25D3795F" w14:textId="60C9E6B7" w:rsidR="005F21E7" w:rsidRPr="006D0E03" w:rsidRDefault="00214132" w:rsidP="00303E20">
      <w:pPr>
        <w:pStyle w:val="Heading2"/>
        <w:numPr>
          <w:ilvl w:val="0"/>
          <w:numId w:val="0"/>
        </w:numPr>
        <w:rPr>
          <w:noProof w:val="0"/>
        </w:rPr>
      </w:pPr>
      <w:bookmarkStart w:id="167" w:name="_Toc345074657"/>
      <w:bookmarkStart w:id="168" w:name="_Toc18414918"/>
      <w:bookmarkStart w:id="169" w:name="_Toc235097000"/>
      <w:bookmarkStart w:id="170" w:name="_Toc37034636"/>
      <w:bookmarkStart w:id="171" w:name="_Toc38846114"/>
      <w:bookmarkStart w:id="172" w:name="_Toc504625757"/>
      <w:bookmarkStart w:id="173" w:name="_Toc530206510"/>
      <w:bookmarkStart w:id="174" w:name="_Toc1388430"/>
      <w:bookmarkStart w:id="175" w:name="_Toc1388584"/>
      <w:bookmarkStart w:id="176" w:name="_Toc1456611"/>
      <w:r w:rsidRPr="006D0E03">
        <w:rPr>
          <w:noProof w:val="0"/>
        </w:rPr>
        <w:t>14</w:t>
      </w:r>
      <w:r w:rsidR="005F21E7" w:rsidRPr="006D0E03">
        <w:rPr>
          <w:noProof w:val="0"/>
        </w:rPr>
        <w:t xml:space="preserve">.3 </w:t>
      </w:r>
      <w:r w:rsidR="00AC4507" w:rsidRPr="006D0E03">
        <w:rPr>
          <w:noProof w:val="0"/>
        </w:rPr>
        <w:t>PCMC</w:t>
      </w:r>
      <w:r w:rsidR="005F21E7" w:rsidRPr="006D0E03">
        <w:rPr>
          <w:noProof w:val="0"/>
        </w:rPr>
        <w:t xml:space="preserve"> </w:t>
      </w:r>
      <w:r w:rsidR="001579E7" w:rsidRPr="006D0E03">
        <w:rPr>
          <w:noProof w:val="0"/>
        </w:rPr>
        <w:t xml:space="preserve">Required </w:t>
      </w:r>
      <w:r w:rsidR="00C158E0" w:rsidRPr="006D0E03">
        <w:rPr>
          <w:noProof w:val="0"/>
        </w:rPr>
        <w:t>Actor</w:t>
      </w:r>
      <w:r w:rsidR="005F21E7" w:rsidRPr="006D0E03">
        <w:rPr>
          <w:noProof w:val="0"/>
        </w:rPr>
        <w:t xml:space="preserve"> Groupings</w:t>
      </w:r>
      <w:bookmarkEnd w:id="167"/>
      <w:bookmarkEnd w:id="168"/>
      <w:bookmarkEnd w:id="169"/>
      <w:r w:rsidR="005F21E7" w:rsidRPr="006D0E03">
        <w:rPr>
          <w:noProof w:val="0"/>
        </w:rPr>
        <w:t xml:space="preserve"> </w:t>
      </w:r>
    </w:p>
    <w:p w14:paraId="5F8BBE6E" w14:textId="23B6E895" w:rsidR="008A63C9" w:rsidRPr="006D0E03" w:rsidRDefault="00400DFD" w:rsidP="00400DFD">
      <w:pPr>
        <w:pStyle w:val="BodyText"/>
      </w:pPr>
      <w:r w:rsidRPr="006D0E03">
        <w:t xml:space="preserve">There is no required actor groupings specified in the Point-of-Care Monitored </w:t>
      </w:r>
      <w:r w:rsidR="00B31B51" w:rsidRPr="006D0E03">
        <w:t>Communication</w:t>
      </w:r>
      <w:r w:rsidRPr="006D0E03">
        <w:t xml:space="preserve"> (PC</w:t>
      </w:r>
      <w:r w:rsidR="00B31B51" w:rsidRPr="006D0E03">
        <w:t>MC</w:t>
      </w:r>
      <w:r w:rsidRPr="006D0E03">
        <w:t>) Profile</w:t>
      </w:r>
    </w:p>
    <w:p w14:paraId="0F157428" w14:textId="5E2A01FC" w:rsidR="00CF283F" w:rsidRPr="006D0E03" w:rsidRDefault="00214132" w:rsidP="00303E20">
      <w:pPr>
        <w:pStyle w:val="Heading2"/>
        <w:numPr>
          <w:ilvl w:val="0"/>
          <w:numId w:val="0"/>
        </w:numPr>
        <w:rPr>
          <w:noProof w:val="0"/>
        </w:rPr>
      </w:pPr>
      <w:bookmarkStart w:id="177" w:name="_Toc345074658"/>
      <w:bookmarkStart w:id="178" w:name="_Toc18414919"/>
      <w:bookmarkStart w:id="179" w:name="_Toc235097001"/>
      <w:r w:rsidRPr="006D0E03">
        <w:rPr>
          <w:noProof w:val="0"/>
        </w:rPr>
        <w:lastRenderedPageBreak/>
        <w:t>14</w:t>
      </w:r>
      <w:r w:rsidR="00CF283F" w:rsidRPr="006D0E03">
        <w:rPr>
          <w:noProof w:val="0"/>
        </w:rPr>
        <w:t>.</w:t>
      </w:r>
      <w:r w:rsidR="00AF472E" w:rsidRPr="006D0E03">
        <w:rPr>
          <w:noProof w:val="0"/>
        </w:rPr>
        <w:t>4</w:t>
      </w:r>
      <w:r w:rsidR="005F21E7" w:rsidRPr="006D0E03">
        <w:rPr>
          <w:noProof w:val="0"/>
        </w:rPr>
        <w:t xml:space="preserve"> </w:t>
      </w:r>
      <w:r w:rsidR="00B31B51" w:rsidRPr="006D0E03">
        <w:rPr>
          <w:noProof w:val="0"/>
        </w:rPr>
        <w:t>PCMC</w:t>
      </w:r>
      <w:r w:rsidR="00CF283F" w:rsidRPr="006D0E03">
        <w:rPr>
          <w:noProof w:val="0"/>
        </w:rPr>
        <w:t xml:space="preserve"> </w:t>
      </w:r>
      <w:bookmarkEnd w:id="170"/>
      <w:bookmarkEnd w:id="171"/>
      <w:r w:rsidR="00167DB7" w:rsidRPr="006D0E03">
        <w:rPr>
          <w:noProof w:val="0"/>
        </w:rPr>
        <w:t>Overview</w:t>
      </w:r>
      <w:bookmarkEnd w:id="177"/>
      <w:bookmarkEnd w:id="178"/>
      <w:bookmarkEnd w:id="179"/>
    </w:p>
    <w:p w14:paraId="0B052710" w14:textId="4957ACF9" w:rsidR="00167DB7" w:rsidRPr="006D0E03" w:rsidRDefault="00214132" w:rsidP="003D19E0">
      <w:pPr>
        <w:pStyle w:val="Heading3"/>
        <w:keepNext w:val="0"/>
        <w:numPr>
          <w:ilvl w:val="0"/>
          <w:numId w:val="0"/>
        </w:numPr>
        <w:rPr>
          <w:bCs/>
          <w:noProof w:val="0"/>
        </w:rPr>
      </w:pPr>
      <w:bookmarkStart w:id="180" w:name="_Toc345074659"/>
      <w:bookmarkStart w:id="181" w:name="_Toc18414920"/>
      <w:bookmarkStart w:id="182" w:name="_Toc235097002"/>
      <w:bookmarkStart w:id="183" w:name="OLE_LINK24"/>
      <w:r w:rsidRPr="006D0E03">
        <w:rPr>
          <w:bCs/>
          <w:noProof w:val="0"/>
        </w:rPr>
        <w:t>14</w:t>
      </w:r>
      <w:r w:rsidR="00104BE6" w:rsidRPr="006D0E03">
        <w:rPr>
          <w:bCs/>
          <w:noProof w:val="0"/>
        </w:rPr>
        <w:t>.</w:t>
      </w:r>
      <w:r w:rsidR="00AF472E" w:rsidRPr="006D0E03">
        <w:rPr>
          <w:bCs/>
          <w:noProof w:val="0"/>
        </w:rPr>
        <w:t>4</w:t>
      </w:r>
      <w:r w:rsidR="00167DB7" w:rsidRPr="006D0E03">
        <w:rPr>
          <w:bCs/>
          <w:noProof w:val="0"/>
        </w:rPr>
        <w:t>.1 Concepts</w:t>
      </w:r>
      <w:bookmarkEnd w:id="180"/>
      <w:bookmarkEnd w:id="181"/>
      <w:bookmarkEnd w:id="182"/>
    </w:p>
    <w:p w14:paraId="72EC37AC" w14:textId="1AC80BCD" w:rsidR="00C85F88" w:rsidRPr="006D0E03" w:rsidRDefault="00200EC5" w:rsidP="00C54FFA">
      <w:pPr>
        <w:pStyle w:val="BodyText"/>
      </w:pPr>
      <w:r w:rsidRPr="006D0E03">
        <w:t xml:space="preserve">In order to improve the reliability of the </w:t>
      </w:r>
      <w:r w:rsidR="00C54FFA" w:rsidRPr="006D0E03">
        <w:t>communication</w:t>
      </w:r>
      <w:r w:rsidRPr="006D0E03">
        <w:t xml:space="preserve"> between a </w:t>
      </w:r>
      <w:r w:rsidR="006B1B39" w:rsidRPr="006D0E03">
        <w:t xml:space="preserve">HEARTBEAT </w:t>
      </w:r>
      <w:r w:rsidRPr="006D0E03">
        <w:t xml:space="preserve">REPORTER and a </w:t>
      </w:r>
      <w:r w:rsidR="006B1B39" w:rsidRPr="006D0E03">
        <w:t xml:space="preserve">HEARTBEAT </w:t>
      </w:r>
      <w:r w:rsidRPr="006D0E03">
        <w:t xml:space="preserve">CONSUMER, the </w:t>
      </w:r>
      <w:r w:rsidR="006B1B39" w:rsidRPr="006D0E03">
        <w:t xml:space="preserve">HEARTBEAT </w:t>
      </w:r>
      <w:r w:rsidRPr="006D0E03">
        <w:t xml:space="preserve">REPORTER needs a way to check on a regular basis whether the </w:t>
      </w:r>
      <w:r w:rsidR="006B1B39" w:rsidRPr="006D0E03">
        <w:t xml:space="preserve">HEARTBEAT </w:t>
      </w:r>
      <w:r w:rsidRPr="006D0E03">
        <w:t xml:space="preserve">CONSUMER is still fully operational. The same is true for the </w:t>
      </w:r>
      <w:r w:rsidR="006B1B39" w:rsidRPr="006D0E03">
        <w:t xml:space="preserve">HEARTBEAT </w:t>
      </w:r>
      <w:r w:rsidRPr="006D0E03">
        <w:t xml:space="preserve">CONSUMER which </w:t>
      </w:r>
      <w:r w:rsidR="009A6709" w:rsidRPr="006D0E03">
        <w:t xml:space="preserve">needs to </w:t>
      </w:r>
      <w:r w:rsidRPr="006D0E03">
        <w:t xml:space="preserve">be able to detect whether a </w:t>
      </w:r>
      <w:r w:rsidR="006B1B39" w:rsidRPr="006D0E03">
        <w:t xml:space="preserve">HEARTBEAT </w:t>
      </w:r>
      <w:r w:rsidRPr="006D0E03">
        <w:t>REPORTER is still able to report data – especially when the data are critical and not provided periodically.</w:t>
      </w:r>
    </w:p>
    <w:p w14:paraId="37B7D06F" w14:textId="16227616" w:rsidR="00126A38" w:rsidRPr="006D0E03" w:rsidRDefault="00214132" w:rsidP="00126A38">
      <w:pPr>
        <w:pStyle w:val="Heading3"/>
        <w:keepNext w:val="0"/>
        <w:numPr>
          <w:ilvl w:val="0"/>
          <w:numId w:val="0"/>
        </w:numPr>
        <w:rPr>
          <w:bCs/>
          <w:noProof w:val="0"/>
        </w:rPr>
      </w:pPr>
      <w:bookmarkStart w:id="184" w:name="_Toc345074660"/>
      <w:bookmarkStart w:id="185" w:name="_Toc18414921"/>
      <w:bookmarkStart w:id="186" w:name="_Toc235097003"/>
      <w:bookmarkEnd w:id="183"/>
      <w:r w:rsidRPr="006D0E03">
        <w:rPr>
          <w:bCs/>
          <w:noProof w:val="0"/>
        </w:rPr>
        <w:t>14</w:t>
      </w:r>
      <w:r w:rsidR="00126A38" w:rsidRPr="006D0E03">
        <w:rPr>
          <w:bCs/>
          <w:noProof w:val="0"/>
        </w:rPr>
        <w:t>.4.2 Use Cases</w:t>
      </w:r>
      <w:bookmarkEnd w:id="184"/>
      <w:bookmarkEnd w:id="185"/>
      <w:bookmarkEnd w:id="186"/>
    </w:p>
    <w:p w14:paraId="21C40C04" w14:textId="399BEC0D" w:rsidR="00FD6B22" w:rsidRPr="006D0E03" w:rsidRDefault="00214132" w:rsidP="00126A38">
      <w:pPr>
        <w:pStyle w:val="Heading4"/>
        <w:numPr>
          <w:ilvl w:val="0"/>
          <w:numId w:val="0"/>
        </w:numPr>
        <w:ind w:left="864" w:hanging="864"/>
        <w:rPr>
          <w:noProof w:val="0"/>
        </w:rPr>
      </w:pPr>
      <w:bookmarkStart w:id="187" w:name="_Toc345074661"/>
      <w:bookmarkStart w:id="188" w:name="_Toc235097004"/>
      <w:r w:rsidRPr="006D0E03">
        <w:rPr>
          <w:noProof w:val="0"/>
        </w:rPr>
        <w:t>14</w:t>
      </w:r>
      <w:r w:rsidR="007773C8" w:rsidRPr="006D0E03">
        <w:rPr>
          <w:noProof w:val="0"/>
        </w:rPr>
        <w:t>.</w:t>
      </w:r>
      <w:r w:rsidR="00AF472E" w:rsidRPr="006D0E03">
        <w:rPr>
          <w:noProof w:val="0"/>
        </w:rPr>
        <w:t>4</w:t>
      </w:r>
      <w:r w:rsidR="007773C8" w:rsidRPr="006D0E03">
        <w:rPr>
          <w:noProof w:val="0"/>
        </w:rPr>
        <w:t>.2</w:t>
      </w:r>
      <w:r w:rsidR="00126A38" w:rsidRPr="006D0E03">
        <w:rPr>
          <w:noProof w:val="0"/>
        </w:rPr>
        <w:t>.1</w:t>
      </w:r>
      <w:r w:rsidR="007773C8" w:rsidRPr="006D0E03">
        <w:rPr>
          <w:noProof w:val="0"/>
        </w:rPr>
        <w:t xml:space="preserve"> Use</w:t>
      </w:r>
      <w:r w:rsidR="00FD6B22" w:rsidRPr="006D0E03">
        <w:rPr>
          <w:noProof w:val="0"/>
        </w:rPr>
        <w:t xml:space="preserve"> Case</w:t>
      </w:r>
      <w:r w:rsidR="002869E8" w:rsidRPr="006D0E03">
        <w:rPr>
          <w:noProof w:val="0"/>
        </w:rPr>
        <w:t xml:space="preserve"> #1: </w:t>
      </w:r>
      <w:bookmarkEnd w:id="187"/>
      <w:r w:rsidR="00896857" w:rsidRPr="006D0E03">
        <w:rPr>
          <w:noProof w:val="0"/>
        </w:rPr>
        <w:t xml:space="preserve">Reliable </w:t>
      </w:r>
      <w:r w:rsidR="003C1AE5" w:rsidRPr="006D0E03">
        <w:rPr>
          <w:noProof w:val="0"/>
        </w:rPr>
        <w:t>Alert Distribution</w:t>
      </w:r>
      <w:bookmarkEnd w:id="188"/>
    </w:p>
    <w:p w14:paraId="6881E319" w14:textId="14E36DF3" w:rsidR="00E578D0" w:rsidRPr="006D0E03" w:rsidRDefault="00E578D0" w:rsidP="00F05C85">
      <w:pPr>
        <w:pStyle w:val="BodyText"/>
      </w:pPr>
      <w:r w:rsidRPr="006D0E03">
        <w:t xml:space="preserve">Reported alerts (physiologic alarms, technical alarms, </w:t>
      </w:r>
      <w:r w:rsidR="00542CDE" w:rsidRPr="006D0E03">
        <w:t xml:space="preserve">and </w:t>
      </w:r>
      <w:r w:rsidRPr="006D0E03">
        <w:t>advisories) from an Alert Communication Management (ACM) Alert Reporter (AR) actor needs to be disseminated reliably to ACM Alert Communicator (AC) associated endpoint communication devices (various types of pagers, phones, tablets, badges, watches, computers, etc.) as actionable, for message and procedural response by doctors, clinicians, and other alert event assigned staff.</w:t>
      </w:r>
    </w:p>
    <w:p w14:paraId="2087A818" w14:textId="58FADFF8" w:rsidR="00CF283F" w:rsidRPr="006D0E03" w:rsidRDefault="00214132" w:rsidP="00126A38">
      <w:pPr>
        <w:pStyle w:val="Heading5"/>
        <w:numPr>
          <w:ilvl w:val="0"/>
          <w:numId w:val="0"/>
        </w:numPr>
        <w:rPr>
          <w:noProof w:val="0"/>
        </w:rPr>
      </w:pPr>
      <w:bookmarkStart w:id="189" w:name="_Toc345074662"/>
      <w:bookmarkStart w:id="190" w:name="_Toc235097005"/>
      <w:r w:rsidRPr="006D0E03">
        <w:rPr>
          <w:noProof w:val="0"/>
        </w:rPr>
        <w:t>14</w:t>
      </w:r>
      <w:r w:rsidR="007773C8" w:rsidRPr="006D0E03">
        <w:rPr>
          <w:noProof w:val="0"/>
        </w:rPr>
        <w:t>.</w:t>
      </w:r>
      <w:r w:rsidR="00AF472E" w:rsidRPr="006D0E03">
        <w:rPr>
          <w:noProof w:val="0"/>
        </w:rPr>
        <w:t>4</w:t>
      </w:r>
      <w:r w:rsidR="007773C8" w:rsidRPr="006D0E03">
        <w:rPr>
          <w:noProof w:val="0"/>
        </w:rPr>
        <w:t>.2.1</w:t>
      </w:r>
      <w:r w:rsidR="00126A38" w:rsidRPr="006D0E03">
        <w:rPr>
          <w:noProof w:val="0"/>
        </w:rPr>
        <w:t>.1</w:t>
      </w:r>
      <w:r w:rsidR="007773C8" w:rsidRPr="006D0E03">
        <w:rPr>
          <w:noProof w:val="0"/>
        </w:rPr>
        <w:t xml:space="preserve"> </w:t>
      </w:r>
      <w:r w:rsidR="00873386" w:rsidRPr="006D0E03">
        <w:rPr>
          <w:noProof w:val="0"/>
        </w:rPr>
        <w:t>Reliable Alert Distribution</w:t>
      </w:r>
      <w:r w:rsidR="002869E8" w:rsidRPr="006D0E03">
        <w:rPr>
          <w:bCs/>
          <w:noProof w:val="0"/>
        </w:rPr>
        <w:t xml:space="preserve"> </w:t>
      </w:r>
      <w:r w:rsidR="005F21E7" w:rsidRPr="006D0E03">
        <w:rPr>
          <w:noProof w:val="0"/>
        </w:rPr>
        <w:t>Use Case</w:t>
      </w:r>
      <w:r w:rsidR="002869E8" w:rsidRPr="006D0E03">
        <w:rPr>
          <w:noProof w:val="0"/>
        </w:rPr>
        <w:t xml:space="preserve"> Description</w:t>
      </w:r>
      <w:bookmarkEnd w:id="189"/>
      <w:bookmarkEnd w:id="190"/>
    </w:p>
    <w:p w14:paraId="538FE48F" w14:textId="16942B61" w:rsidR="00873386" w:rsidRPr="006D0E03" w:rsidRDefault="0019125E" w:rsidP="00873386">
      <w:pPr>
        <w:pStyle w:val="BodyText"/>
      </w:pPr>
      <w:bookmarkStart w:id="191" w:name="_Toc345074663"/>
      <w:r w:rsidRPr="006D0E03">
        <w:t>This use case</w:t>
      </w:r>
      <w:r w:rsidR="00873386" w:rsidRPr="006D0E03">
        <w:t xml:space="preserve"> </w:t>
      </w:r>
      <w:r w:rsidR="00996C9F" w:rsidRPr="006D0E03">
        <w:t>describes</w:t>
      </w:r>
      <w:r w:rsidR="00873386" w:rsidRPr="006D0E03">
        <w:t xml:space="preserve"> the reliable ability to disseminate alert events as defined in the IHE </w:t>
      </w:r>
      <w:r w:rsidR="00C0144F" w:rsidRPr="006D0E03">
        <w:t>Alert Communication Management (</w:t>
      </w:r>
      <w:r w:rsidR="00873386" w:rsidRPr="006D0E03">
        <w:t>ACM</w:t>
      </w:r>
      <w:r w:rsidR="00C0144F" w:rsidRPr="006D0E03">
        <w:t>)</w:t>
      </w:r>
      <w:r w:rsidR="00873386" w:rsidRPr="006D0E03">
        <w:t xml:space="preserve"> </w:t>
      </w:r>
      <w:r w:rsidR="009D158D">
        <w:t>Profile</w:t>
      </w:r>
      <w:r w:rsidR="00873386" w:rsidRPr="006D0E03">
        <w:t xml:space="preserve">. The </w:t>
      </w:r>
      <w:r w:rsidR="00A93DAB" w:rsidRPr="006D0E03">
        <w:t xml:space="preserve">ACM </w:t>
      </w:r>
      <w:r w:rsidR="00873386" w:rsidRPr="006D0E03">
        <w:t xml:space="preserve">ALERT REPORTER (AR) needs to be able to check on a regular basis whether the </w:t>
      </w:r>
      <w:r w:rsidR="005F0DD8" w:rsidRPr="006D0E03">
        <w:t xml:space="preserve">ACM </w:t>
      </w:r>
      <w:r w:rsidR="00873386" w:rsidRPr="006D0E03">
        <w:t xml:space="preserve">ALERT MANAGER (AM) is still fully operational, even when there are currently no active alert events. In the case of a problem, the </w:t>
      </w:r>
      <w:r w:rsidR="005F0DD8" w:rsidRPr="006D0E03">
        <w:t xml:space="preserve">ACM </w:t>
      </w:r>
      <w:r w:rsidR="00873386" w:rsidRPr="006D0E03">
        <w:t xml:space="preserve">AR may notify the caregiver operating the medical device (alert source) that the </w:t>
      </w:r>
      <w:r w:rsidR="005F0DD8" w:rsidRPr="006D0E03">
        <w:t xml:space="preserve">ACM </w:t>
      </w:r>
      <w:r w:rsidR="00873386" w:rsidRPr="006D0E03">
        <w:t>AM is currently not responding to alert events (</w:t>
      </w:r>
      <w:r w:rsidR="009D158D">
        <w:t>e.g.,</w:t>
      </w:r>
      <w:r w:rsidR="00CD0A56">
        <w:t xml:space="preserve"> </w:t>
      </w:r>
      <w:r w:rsidR="00873386" w:rsidRPr="006D0E03">
        <w:t>an INOP at the display of the device).</w:t>
      </w:r>
    </w:p>
    <w:p w14:paraId="524013D8" w14:textId="53175C80" w:rsidR="00873386" w:rsidRPr="006D0E03" w:rsidRDefault="00873386" w:rsidP="00873386">
      <w:pPr>
        <w:pStyle w:val="BodyText"/>
      </w:pPr>
      <w:r w:rsidRPr="006D0E03">
        <w:t xml:space="preserve">The same is true for the </w:t>
      </w:r>
      <w:r w:rsidR="005F0DD8" w:rsidRPr="006D0E03">
        <w:t xml:space="preserve">ACM </w:t>
      </w:r>
      <w:r w:rsidRPr="006D0E03">
        <w:t>AM</w:t>
      </w:r>
      <w:r w:rsidR="001C38C0" w:rsidRPr="006D0E03">
        <w:t>,</w:t>
      </w:r>
      <w:r w:rsidRPr="006D0E03">
        <w:t xml:space="preserve"> which needs to be able to detect whether an </w:t>
      </w:r>
      <w:r w:rsidR="005F0DD8" w:rsidRPr="006D0E03">
        <w:t xml:space="preserve">ACM </w:t>
      </w:r>
      <w:r w:rsidRPr="006D0E03">
        <w:t xml:space="preserve">AR is still able to report active alert events, even when there are currently no active alert events. The </w:t>
      </w:r>
      <w:r w:rsidR="005F0DD8" w:rsidRPr="006D0E03">
        <w:t xml:space="preserve">ACM </w:t>
      </w:r>
      <w:r w:rsidRPr="006D0E03">
        <w:t xml:space="preserve">AM may notify the responsible caregiver through its corresponding </w:t>
      </w:r>
      <w:r w:rsidR="005F0DD8" w:rsidRPr="006D0E03">
        <w:t xml:space="preserve">ACM </w:t>
      </w:r>
      <w:r w:rsidRPr="006D0E03">
        <w:t xml:space="preserve">ALERT COMMUNICATIOR (AC) about the problem with a certain </w:t>
      </w:r>
      <w:r w:rsidR="005F0DD8" w:rsidRPr="006D0E03">
        <w:t xml:space="preserve">ACM </w:t>
      </w:r>
      <w:r w:rsidRPr="006D0E03">
        <w:t xml:space="preserve">AR, and that alert events from the </w:t>
      </w:r>
      <w:r w:rsidR="005F0DD8" w:rsidRPr="006D0E03">
        <w:t xml:space="preserve">ACM </w:t>
      </w:r>
      <w:r w:rsidRPr="006D0E03">
        <w:t xml:space="preserve">AR are currently not provided to the </w:t>
      </w:r>
      <w:r w:rsidR="005F0DD8" w:rsidRPr="006D0E03">
        <w:t xml:space="preserve">ACM </w:t>
      </w:r>
      <w:r w:rsidRPr="006D0E03">
        <w:t>AM.</w:t>
      </w:r>
    </w:p>
    <w:p w14:paraId="64CFF3F7" w14:textId="7ECA2D67" w:rsidR="005F21E7" w:rsidRPr="006D0E03" w:rsidRDefault="00214132" w:rsidP="00126A38">
      <w:pPr>
        <w:pStyle w:val="Heading5"/>
        <w:numPr>
          <w:ilvl w:val="0"/>
          <w:numId w:val="0"/>
        </w:numPr>
        <w:rPr>
          <w:noProof w:val="0"/>
        </w:rPr>
      </w:pPr>
      <w:bookmarkStart w:id="192" w:name="_Toc235097006"/>
      <w:r w:rsidRPr="006D0E03">
        <w:rPr>
          <w:noProof w:val="0"/>
        </w:rPr>
        <w:t>14</w:t>
      </w:r>
      <w:r w:rsidR="00104BE6" w:rsidRPr="006D0E03">
        <w:rPr>
          <w:noProof w:val="0"/>
        </w:rPr>
        <w:t>.</w:t>
      </w:r>
      <w:r w:rsidR="00AF472E" w:rsidRPr="006D0E03">
        <w:rPr>
          <w:noProof w:val="0"/>
        </w:rPr>
        <w:t>4</w:t>
      </w:r>
      <w:r w:rsidR="005F21E7" w:rsidRPr="006D0E03">
        <w:rPr>
          <w:noProof w:val="0"/>
        </w:rPr>
        <w:t>.</w:t>
      </w:r>
      <w:r w:rsidR="00412649" w:rsidRPr="006D0E03">
        <w:rPr>
          <w:noProof w:val="0"/>
        </w:rPr>
        <w:t>2</w:t>
      </w:r>
      <w:r w:rsidR="00FD6B22" w:rsidRPr="006D0E03">
        <w:rPr>
          <w:noProof w:val="0"/>
        </w:rPr>
        <w:t>.</w:t>
      </w:r>
      <w:r w:rsidR="00126A38" w:rsidRPr="006D0E03">
        <w:rPr>
          <w:noProof w:val="0"/>
        </w:rPr>
        <w:t>1.</w:t>
      </w:r>
      <w:r w:rsidR="005F21E7" w:rsidRPr="006D0E03">
        <w:rPr>
          <w:noProof w:val="0"/>
        </w:rPr>
        <w:t xml:space="preserve">2 </w:t>
      </w:r>
      <w:r w:rsidR="006705A1" w:rsidRPr="006D0E03">
        <w:rPr>
          <w:noProof w:val="0"/>
        </w:rPr>
        <w:t>Reliable Alert Distribution</w:t>
      </w:r>
      <w:r w:rsidR="002869E8" w:rsidRPr="006D0E03">
        <w:rPr>
          <w:noProof w:val="0"/>
        </w:rPr>
        <w:t xml:space="preserve"> </w:t>
      </w:r>
      <w:r w:rsidR="005F21E7" w:rsidRPr="006D0E03">
        <w:rPr>
          <w:noProof w:val="0"/>
        </w:rPr>
        <w:t>Process Flow</w:t>
      </w:r>
      <w:bookmarkEnd w:id="191"/>
      <w:bookmarkEnd w:id="192"/>
    </w:p>
    <w:p w14:paraId="3B7282AE" w14:textId="4D50D352" w:rsidR="00222CF4" w:rsidRPr="006D0E03" w:rsidRDefault="00390629" w:rsidP="00390629">
      <w:pPr>
        <w:pStyle w:val="BodyText"/>
      </w:pPr>
      <w:r w:rsidRPr="006D0E03">
        <w:t xml:space="preserve">The </w:t>
      </w:r>
      <w:r w:rsidR="009336F5" w:rsidRPr="006D0E03">
        <w:t xml:space="preserve">ACM </w:t>
      </w:r>
      <w:r w:rsidR="00CA3C06" w:rsidRPr="006D0E03">
        <w:t>AR</w:t>
      </w:r>
      <w:r w:rsidRPr="006D0E03">
        <w:t xml:space="preserve"> </w:t>
      </w:r>
      <w:r w:rsidR="006352D1" w:rsidRPr="006D0E03">
        <w:t xml:space="preserve">acting as a PCMC </w:t>
      </w:r>
      <w:r w:rsidR="00AE3CAD" w:rsidRPr="006D0E03">
        <w:t>HEARTBEAT</w:t>
      </w:r>
      <w:r w:rsidR="006352D1" w:rsidRPr="006D0E03">
        <w:t xml:space="preserve"> REPORTER </w:t>
      </w:r>
      <w:r w:rsidRPr="006D0E03">
        <w:t>sends</w:t>
      </w:r>
      <w:r w:rsidR="00674EB9" w:rsidRPr="006D0E03">
        <w:t xml:space="preserve"> heartbeat messages</w:t>
      </w:r>
      <w:r w:rsidR="005F3FB5" w:rsidRPr="006D0E03">
        <w:t xml:space="preserve"> </w:t>
      </w:r>
      <w:r w:rsidR="00674EB9" w:rsidRPr="006D0E03">
        <w:t>on a regular basis</w:t>
      </w:r>
      <w:r w:rsidR="00794636" w:rsidRPr="006D0E03">
        <w:t xml:space="preserve">. The </w:t>
      </w:r>
      <w:r w:rsidR="00717CDD" w:rsidRPr="006D0E03">
        <w:t xml:space="preserve">periodicity of the heartbeat messages is defined by the </w:t>
      </w:r>
      <w:r w:rsidR="00CD7B28" w:rsidRPr="006D0E03">
        <w:t xml:space="preserve">ACM </w:t>
      </w:r>
      <w:r w:rsidR="00CA3C06" w:rsidRPr="006D0E03">
        <w:t>AR</w:t>
      </w:r>
      <w:r w:rsidR="00717CDD" w:rsidRPr="006D0E03">
        <w:t xml:space="preserve"> </w:t>
      </w:r>
      <w:r w:rsidR="00E35882" w:rsidRPr="006D0E03">
        <w:t xml:space="preserve">and </w:t>
      </w:r>
      <w:r w:rsidR="00F36A5E" w:rsidRPr="006D0E03">
        <w:t xml:space="preserve">provided in each heartbeat message </w:t>
      </w:r>
      <w:r w:rsidR="00CD6596" w:rsidRPr="006D0E03">
        <w:t xml:space="preserve">to the </w:t>
      </w:r>
      <w:r w:rsidR="00CD7B28" w:rsidRPr="006D0E03">
        <w:t xml:space="preserve">ACM </w:t>
      </w:r>
      <w:r w:rsidR="00CA3C06" w:rsidRPr="006D0E03">
        <w:t>AM</w:t>
      </w:r>
      <w:r w:rsidR="00CD7B28" w:rsidRPr="006D0E03">
        <w:t xml:space="preserve"> acting as a PCMC </w:t>
      </w:r>
      <w:r w:rsidR="004B7A89" w:rsidRPr="006D0E03">
        <w:t>HEARTBEAT</w:t>
      </w:r>
      <w:r w:rsidR="00CD7B28" w:rsidRPr="006D0E03">
        <w:t xml:space="preserve"> CONSUMER</w:t>
      </w:r>
      <w:r w:rsidR="00CD6596" w:rsidRPr="006D0E03">
        <w:t xml:space="preserve">. The </w:t>
      </w:r>
      <w:r w:rsidR="00CB033D" w:rsidRPr="006D0E03">
        <w:t xml:space="preserve">ACM </w:t>
      </w:r>
      <w:r w:rsidR="00CA3C06" w:rsidRPr="006D0E03">
        <w:t>AM</w:t>
      </w:r>
      <w:r w:rsidR="00CD6596" w:rsidRPr="006D0E03">
        <w:t xml:space="preserve"> </w:t>
      </w:r>
      <w:r w:rsidR="00CD0A56" w:rsidRPr="006D0E03">
        <w:t>must</w:t>
      </w:r>
      <w:r w:rsidR="00CD6596" w:rsidRPr="006D0E03">
        <w:t xml:space="preserve"> acknowledge the </w:t>
      </w:r>
      <w:r w:rsidR="0090450E" w:rsidRPr="006D0E03">
        <w:t xml:space="preserve">heartbeat message within the defined time interval – otherwise, the </w:t>
      </w:r>
      <w:r w:rsidR="00CB033D" w:rsidRPr="006D0E03">
        <w:t xml:space="preserve">ACM </w:t>
      </w:r>
      <w:r w:rsidR="00CA3C06" w:rsidRPr="006D0E03">
        <w:t>AR</w:t>
      </w:r>
      <w:r w:rsidR="0090450E" w:rsidRPr="006D0E03">
        <w:t xml:space="preserve"> would </w:t>
      </w:r>
      <w:r w:rsidR="00FB5FCA" w:rsidRPr="006D0E03">
        <w:t xml:space="preserve">interpret this as a </w:t>
      </w:r>
      <w:r w:rsidR="00726A1A" w:rsidRPr="006D0E03">
        <w:t xml:space="preserve">failure on the </w:t>
      </w:r>
      <w:r w:rsidR="00CB033D" w:rsidRPr="006D0E03">
        <w:t xml:space="preserve">ACM </w:t>
      </w:r>
      <w:r w:rsidR="00CA3C06" w:rsidRPr="006D0E03">
        <w:t>AM</w:t>
      </w:r>
      <w:r w:rsidR="00726A1A" w:rsidRPr="006D0E03">
        <w:t xml:space="preserve"> side.</w:t>
      </w:r>
    </w:p>
    <w:p w14:paraId="43D3661F" w14:textId="5751D0BB" w:rsidR="00726A1A" w:rsidRPr="006D0E03" w:rsidRDefault="002D2282" w:rsidP="00390629">
      <w:pPr>
        <w:pStyle w:val="BodyText"/>
      </w:pPr>
      <w:r w:rsidRPr="006D0E03">
        <w:t xml:space="preserve">Vice versa, when the </w:t>
      </w:r>
      <w:r w:rsidR="00CB033D" w:rsidRPr="006D0E03">
        <w:t xml:space="preserve">ACM </w:t>
      </w:r>
      <w:r w:rsidR="00CA3C06" w:rsidRPr="006D0E03">
        <w:t>AR</w:t>
      </w:r>
      <w:r w:rsidRPr="006D0E03">
        <w:t xml:space="preserve"> stops sending heartbeat messages without </w:t>
      </w:r>
      <w:r w:rsidR="00A77C03" w:rsidRPr="006D0E03">
        <w:t xml:space="preserve">intentionally ending the communication, the </w:t>
      </w:r>
      <w:r w:rsidR="00CB033D" w:rsidRPr="006D0E03">
        <w:t xml:space="preserve">ACM </w:t>
      </w:r>
      <w:r w:rsidR="00CA3C06" w:rsidRPr="006D0E03">
        <w:t>AM</w:t>
      </w:r>
      <w:r w:rsidR="00BA57CB" w:rsidRPr="006D0E03">
        <w:t xml:space="preserve"> would interpret this as a failure </w:t>
      </w:r>
      <w:r w:rsidR="00B120FB" w:rsidRPr="006D0E03">
        <w:t xml:space="preserve">on the </w:t>
      </w:r>
      <w:r w:rsidR="00CB033D" w:rsidRPr="006D0E03">
        <w:t xml:space="preserve">ACM </w:t>
      </w:r>
      <w:r w:rsidR="00CA3C06" w:rsidRPr="006D0E03">
        <w:t>AR</w:t>
      </w:r>
      <w:r w:rsidR="00B120FB" w:rsidRPr="006D0E03">
        <w:t xml:space="preserve"> side.</w:t>
      </w:r>
    </w:p>
    <w:p w14:paraId="6D9BFFAD" w14:textId="755096D3" w:rsidR="00B120FB" w:rsidRPr="006D0E03" w:rsidRDefault="00B120FB" w:rsidP="00390629">
      <w:pPr>
        <w:pStyle w:val="BodyText"/>
      </w:pPr>
      <w:r w:rsidRPr="006D0E03">
        <w:lastRenderedPageBreak/>
        <w:t xml:space="preserve">Both the </w:t>
      </w:r>
      <w:r w:rsidR="004979F9" w:rsidRPr="006D0E03">
        <w:t xml:space="preserve">ACM </w:t>
      </w:r>
      <w:r w:rsidR="00CA3C06" w:rsidRPr="006D0E03">
        <w:t>AR</w:t>
      </w:r>
      <w:r w:rsidRPr="006D0E03">
        <w:t xml:space="preserve"> and the </w:t>
      </w:r>
      <w:r w:rsidR="004979F9" w:rsidRPr="006D0E03">
        <w:t xml:space="preserve">ACM </w:t>
      </w:r>
      <w:r w:rsidR="00CA3C06" w:rsidRPr="006D0E03">
        <w:t>AM</w:t>
      </w:r>
      <w:r w:rsidRPr="006D0E03">
        <w:t xml:space="preserve"> </w:t>
      </w:r>
      <w:r w:rsidR="004E531A" w:rsidRPr="006D0E03">
        <w:t>can gracefully end the Monitored Communication.</w:t>
      </w:r>
    </w:p>
    <w:p w14:paraId="46AFA5A7" w14:textId="77777777" w:rsidR="00FC799F" w:rsidRPr="006D0E03" w:rsidRDefault="00FC799F" w:rsidP="00BD5221">
      <w:pPr>
        <w:pStyle w:val="BodyText"/>
      </w:pPr>
    </w:p>
    <w:p w14:paraId="010E0935" w14:textId="1142BE02" w:rsidR="00FC799F" w:rsidRPr="006D0E03" w:rsidRDefault="007E2EBB" w:rsidP="00597DB2">
      <w:pPr>
        <w:pStyle w:val="AuthorInstructions"/>
      </w:pPr>
      <w:r w:rsidRPr="006D0E03">
        <w:rPr>
          <w:noProof/>
        </w:rPr>
        <mc:AlternateContent>
          <mc:Choice Requires="wps">
            <w:drawing>
              <wp:anchor distT="0" distB="0" distL="114300" distR="114300" simplePos="0" relativeHeight="251658752" behindDoc="0" locked="0" layoutInCell="1" allowOverlap="1" wp14:anchorId="1BC7F241" wp14:editId="31626F4B">
                <wp:simplePos x="0" y="0"/>
                <wp:positionH relativeFrom="column">
                  <wp:posOffset>1106326</wp:posOffset>
                </wp:positionH>
                <wp:positionV relativeFrom="paragraph">
                  <wp:posOffset>690038</wp:posOffset>
                </wp:positionV>
                <wp:extent cx="2611175" cy="276860"/>
                <wp:effectExtent l="0" t="0" r="0" b="0"/>
                <wp:wrapNone/>
                <wp:docPr id="56" name="TextBox 55"/>
                <wp:cNvGraphicFramePr/>
                <a:graphic xmlns:a="http://schemas.openxmlformats.org/drawingml/2006/main">
                  <a:graphicData uri="http://schemas.microsoft.com/office/word/2010/wordprocessingShape">
                    <wps:wsp>
                      <wps:cNvSpPr txBox="1"/>
                      <wps:spPr>
                        <a:xfrm>
                          <a:off x="0" y="0"/>
                          <a:ext cx="2611175" cy="276860"/>
                        </a:xfrm>
                        <a:prstGeom prst="rect">
                          <a:avLst/>
                        </a:prstGeom>
                        <a:noFill/>
                      </wps:spPr>
                      <wps:txbx>
                        <w:txbxContent>
                          <w:p w14:paraId="228A75EE" w14:textId="6E64AF64" w:rsidR="00A67137" w:rsidRDefault="007E2EBB" w:rsidP="00C66F96">
                            <w:pPr>
                              <w:pStyle w:val="NormalWeb"/>
                              <w:spacing w:before="0"/>
                            </w:pPr>
                            <w:r w:rsidRPr="007E2EBB">
                              <w:rPr>
                                <w:rFonts w:asciiTheme="minorHAnsi" w:hAnsi="Calibri" w:cstheme="minorBidi"/>
                                <w:color w:val="000000" w:themeColor="text1"/>
                                <w:kern w:val="24"/>
                              </w:rPr>
                              <w:t>Request Heartbeat Response</w:t>
                            </w:r>
                            <w:r w:rsidR="00A67137">
                              <w:rPr>
                                <w:rFonts w:asciiTheme="minorHAnsi" w:hAnsi="Calibri" w:cstheme="minorBidi"/>
                                <w:color w:val="000000" w:themeColor="text1"/>
                                <w:kern w:val="24"/>
                              </w:rPr>
                              <w:t xml:space="preserve"> [</w:t>
                            </w:r>
                            <w:r w:rsidR="00263383">
                              <w:rPr>
                                <w:rFonts w:asciiTheme="minorHAnsi" w:hAnsi="Calibri" w:cstheme="minorBidi"/>
                                <w:color w:val="000000" w:themeColor="text1"/>
                                <w:kern w:val="24"/>
                              </w:rPr>
                              <w:t>DEV-53</w:t>
                            </w:r>
                            <w:r w:rsidR="00A67137">
                              <w:rPr>
                                <w:rFonts w:asciiTheme="minorHAnsi" w:hAnsi="Calibri" w:cstheme="minorBidi"/>
                                <w:color w:val="000000" w:themeColor="text1"/>
                                <w:kern w:val="24"/>
                              </w:rPr>
                              <w:t>]</w:t>
                            </w:r>
                          </w:p>
                        </w:txbxContent>
                      </wps:txbx>
                      <wps:bodyPr wrap="square" rtlCol="0">
                        <a:spAutoFit/>
                      </wps:bodyPr>
                    </wps:wsp>
                  </a:graphicData>
                </a:graphic>
                <wp14:sizeRelH relativeFrom="margin">
                  <wp14:pctWidth>0</wp14:pctWidth>
                </wp14:sizeRelH>
              </wp:anchor>
            </w:drawing>
          </mc:Choice>
          <mc:Fallback>
            <w:pict>
              <v:shape w14:anchorId="1BC7F241" id="TextBox 55" o:spid="_x0000_s1034" type="#_x0000_t202" style="position:absolute;margin-left:87.1pt;margin-top:54.35pt;width:205.6pt;height:21.8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" filled="f" stroked="f">
                <v:textbox style="mso-fit-shape-to-text:t">
                  <w:txbxContent>
                    <w:p w14:paraId="228A75EE" w14:textId="6E64AF64" w:rsidR="00A67137" w:rsidRDefault="007E2EBB" w:rsidP="00C66F96">
                      <w:pPr>
                        <w:pStyle w:val="NormalWeb"/>
                        <w:spacing w:before="0"/>
                      </w:pPr>
                      <w:r w:rsidRPr="007E2EBB">
                        <w:rPr>
                          <w:rFonts w:asciiTheme="minorHAnsi" w:hAnsi="Calibri" w:cstheme="minorBidi"/>
                          <w:color w:val="000000" w:themeColor="text1"/>
                          <w:kern w:val="24"/>
                        </w:rPr>
                        <w:t>Request Heartbeat Response</w:t>
                      </w:r>
                      <w:r w:rsidR="00A67137">
                        <w:rPr>
                          <w:rFonts w:asciiTheme="minorHAnsi" w:hAnsi="Calibri" w:cstheme="minorBidi"/>
                          <w:color w:val="000000" w:themeColor="text1"/>
                          <w:kern w:val="24"/>
                        </w:rPr>
                        <w:t xml:space="preserve"> [</w:t>
                      </w:r>
                      <w:r w:rsidR="00263383">
                        <w:rPr>
                          <w:rFonts w:asciiTheme="minorHAnsi" w:hAnsi="Calibri" w:cstheme="minorBidi"/>
                          <w:color w:val="000000" w:themeColor="text1"/>
                          <w:kern w:val="24"/>
                        </w:rPr>
                        <w:t>DEV-53</w:t>
                      </w:r>
                      <w:r w:rsidR="00A67137">
                        <w:rPr>
                          <w:rFonts w:asciiTheme="minorHAnsi" w:hAnsi="Calibri" w:cstheme="minorBidi"/>
                          <w:color w:val="000000" w:themeColor="text1"/>
                          <w:kern w:val="24"/>
                        </w:rPr>
                        <w:t>]</w:t>
                      </w:r>
                    </w:p>
                  </w:txbxContent>
                </v:textbox>
              </v:shape>
            </w:pict>
          </mc:Fallback>
        </mc:AlternateContent>
      </w:r>
      <w:r w:rsidR="00D40B3F" w:rsidRPr="006D0E03">
        <w:rPr>
          <w:noProof/>
        </w:rPr>
        <mc:AlternateContent>
          <mc:Choice Requires="wps">
            <w:drawing>
              <wp:anchor distT="0" distB="0" distL="114300" distR="114300" simplePos="0" relativeHeight="251660800" behindDoc="0" locked="0" layoutInCell="1" allowOverlap="1" wp14:anchorId="33AA7E75" wp14:editId="57565AAB">
                <wp:simplePos x="0" y="0"/>
                <wp:positionH relativeFrom="column">
                  <wp:posOffset>1114425</wp:posOffset>
                </wp:positionH>
                <wp:positionV relativeFrom="paragraph">
                  <wp:posOffset>2289810</wp:posOffset>
                </wp:positionV>
                <wp:extent cx="2835824" cy="276860"/>
                <wp:effectExtent l="0" t="0" r="0" b="0"/>
                <wp:wrapNone/>
                <wp:docPr id="77770755" name="TextBox 55"/>
                <wp:cNvGraphicFramePr/>
                <a:graphic xmlns:a="http://schemas.openxmlformats.org/drawingml/2006/main">
                  <a:graphicData uri="http://schemas.microsoft.com/office/word/2010/wordprocessingShape">
                    <wps:wsp>
                      <wps:cNvSpPr txBox="1"/>
                      <wps:spPr>
                        <a:xfrm>
                          <a:off x="0" y="0"/>
                          <a:ext cx="2835824" cy="276860"/>
                        </a:xfrm>
                        <a:prstGeom prst="rect">
                          <a:avLst/>
                        </a:prstGeom>
                        <a:noFill/>
                      </wps:spPr>
                      <wps:txbx>
                        <w:txbxContent>
                          <w:p w14:paraId="7CE9AA6C" w14:textId="66DC012F" w:rsidR="00D40B3F" w:rsidRDefault="007E2EBB" w:rsidP="00D40B3F">
                            <w:pPr>
                              <w:pStyle w:val="NormalWeb"/>
                              <w:spacing w:before="0"/>
                            </w:pPr>
                            <w:r w:rsidRPr="007E2EBB">
                              <w:rPr>
                                <w:rFonts w:asciiTheme="minorHAnsi" w:hAnsi="Calibri" w:cstheme="minorBidi"/>
                                <w:color w:val="000000" w:themeColor="text1"/>
                                <w:kern w:val="24"/>
                              </w:rPr>
                              <w:t>Request Heartbeat Response</w:t>
                            </w:r>
                            <w:r w:rsidR="00D40B3F">
                              <w:rPr>
                                <w:rFonts w:asciiTheme="minorHAnsi" w:hAnsi="Calibri" w:cstheme="minorBidi"/>
                                <w:color w:val="000000" w:themeColor="text1"/>
                                <w:kern w:val="24"/>
                              </w:rPr>
                              <w:t xml:space="preserve"> [DEV-53]</w:t>
                            </w:r>
                          </w:p>
                        </w:txbxContent>
                      </wps:txbx>
                      <wps:bodyPr wrap="square" rtlCol="0">
                        <a:spAutoFit/>
                      </wps:bodyPr>
                    </wps:wsp>
                  </a:graphicData>
                </a:graphic>
                <wp14:sizeRelH relativeFrom="margin">
                  <wp14:pctWidth>0</wp14:pctWidth>
                </wp14:sizeRelH>
              </wp:anchor>
            </w:drawing>
          </mc:Choice>
          <mc:Fallback>
            <w:pict>
              <v:shape w14:anchorId="33AA7E75" id="_x0000_s1035" type="#_x0000_t202" style="position:absolute;margin-left:87.75pt;margin-top:180.3pt;width:223.3pt;height:21.8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" filled="f" stroked="f">
                <v:textbox style="mso-fit-shape-to-text:t">
                  <w:txbxContent>
                    <w:p w14:paraId="7CE9AA6C" w14:textId="66DC012F" w:rsidR="00D40B3F" w:rsidRDefault="007E2EBB" w:rsidP="00D40B3F">
                      <w:pPr>
                        <w:pStyle w:val="NormalWeb"/>
                        <w:spacing w:before="0"/>
                      </w:pPr>
                      <w:r w:rsidRPr="007E2EBB">
                        <w:rPr>
                          <w:rFonts w:asciiTheme="minorHAnsi" w:hAnsi="Calibri" w:cstheme="minorBidi"/>
                          <w:color w:val="000000" w:themeColor="text1"/>
                          <w:kern w:val="24"/>
                        </w:rPr>
                        <w:t>Request Heartbeat Response</w:t>
                      </w:r>
                      <w:r w:rsidR="00D40B3F">
                        <w:rPr>
                          <w:rFonts w:asciiTheme="minorHAnsi" w:hAnsi="Calibri" w:cstheme="minorBidi"/>
                          <w:color w:val="000000" w:themeColor="text1"/>
                          <w:kern w:val="24"/>
                        </w:rPr>
                        <w:t xml:space="preserve"> [DEV-53]</w:t>
                      </w:r>
                    </w:p>
                  </w:txbxContent>
                </v:textbox>
              </v:shape>
            </w:pict>
          </mc:Fallback>
        </mc:AlternateContent>
      </w:r>
      <w:r w:rsidR="00FC799F" w:rsidRPr="006D0E03">
        <w:rPr>
          <w:noProof/>
        </w:rPr>
        <mc:AlternateContent>
          <mc:Choice Requires="wpc">
            <w:drawing>
              <wp:inline distT="0" distB="0" distL="0" distR="0" wp14:anchorId="738B392E" wp14:editId="4889F88F">
                <wp:extent cx="5775960" cy="3876675"/>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9" name="Flowchart: Process 89"/>
                        <wps:cNvSpPr/>
                        <wps:spPr>
                          <a:xfrm>
                            <a:off x="173340" y="34222"/>
                            <a:ext cx="1687699" cy="421097"/>
                          </a:xfrm>
                          <a:prstGeom prst="flowChartProcess">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8A2C2B" w14:textId="3D0F5843" w:rsidR="00A67137" w:rsidRDefault="004979F9" w:rsidP="00FC799F">
                              <w:pPr>
                                <w:pStyle w:val="NormalWeb"/>
                                <w:spacing w:before="0"/>
                                <w:jc w:val="center"/>
                              </w:pPr>
                              <w:r>
                                <w:rPr>
                                  <w:rFonts w:asciiTheme="minorHAnsi" w:hAnsi="Calibri" w:cstheme="minorBidi"/>
                                  <w:color w:val="000000" w:themeColor="text1"/>
                                  <w:kern w:val="24"/>
                                </w:rPr>
                                <w:t xml:space="preserve">ACM </w:t>
                              </w:r>
                              <w:r w:rsidR="00FB3AF0">
                                <w:rPr>
                                  <w:rFonts w:asciiTheme="minorHAnsi" w:hAnsi="Calibri" w:cstheme="minorBidi"/>
                                  <w:color w:val="000000" w:themeColor="text1"/>
                                  <w:kern w:val="24"/>
                                </w:rPr>
                                <w:t>Alert Reporter</w:t>
                              </w:r>
                            </w:p>
                          </w:txbxContent>
                        </wps:txbx>
                        <wps:bodyPr lIns="88043" tIns="44021" rIns="88043" bIns="44021" rtlCol="0" anchor="ctr"/>
                      </wps:wsp>
                      <wps:wsp>
                        <wps:cNvPr id="90" name="Flowchart: Process 90"/>
                        <wps:cNvSpPr/>
                        <wps:spPr>
                          <a:xfrm>
                            <a:off x="3307070" y="9526"/>
                            <a:ext cx="1702375" cy="421097"/>
                          </a:xfrm>
                          <a:prstGeom prst="flowChartProcess">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34F08C" w14:textId="278EC51B" w:rsidR="00A67137" w:rsidRDefault="004979F9" w:rsidP="00FC799F">
                              <w:pPr>
                                <w:pStyle w:val="NormalWeb"/>
                                <w:spacing w:before="0"/>
                                <w:jc w:val="center"/>
                              </w:pPr>
                              <w:r>
                                <w:rPr>
                                  <w:rFonts w:asciiTheme="minorHAnsi" w:hAnsi="Calibri" w:cstheme="minorBidi"/>
                                  <w:color w:val="000000" w:themeColor="text1"/>
                                  <w:kern w:val="24"/>
                                </w:rPr>
                                <w:t xml:space="preserve">ACM </w:t>
                              </w:r>
                              <w:r w:rsidR="005D25AA">
                                <w:rPr>
                                  <w:rFonts w:asciiTheme="minorHAnsi" w:hAnsi="Calibri" w:cstheme="minorBidi"/>
                                  <w:color w:val="000000" w:themeColor="text1"/>
                                  <w:kern w:val="24"/>
                                </w:rPr>
                                <w:t>Alert Manager</w:t>
                              </w:r>
                            </w:p>
                          </w:txbxContent>
                        </wps:txbx>
                        <wps:bodyPr lIns="88043" tIns="44021" rIns="88043" bIns="44021" rtlCol="0" anchor="ctr"/>
                      </wps:wsp>
                      <wps:wsp>
                        <wps:cNvPr id="100" name="Straight Connector 100"/>
                        <wps:cNvCnPr/>
                        <wps:spPr>
                          <a:xfrm>
                            <a:off x="965819" y="400537"/>
                            <a:ext cx="0" cy="3209438"/>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2" name="Rectangle 102"/>
                        <wps:cNvSpPr/>
                        <wps:spPr>
                          <a:xfrm>
                            <a:off x="819069" y="558402"/>
                            <a:ext cx="293513" cy="121324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04" name="Rectangle 104"/>
                        <wps:cNvSpPr/>
                        <wps:spPr>
                          <a:xfrm>
                            <a:off x="819069" y="2183665"/>
                            <a:ext cx="293513" cy="107388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09" name="Straight Connector 109"/>
                        <wps:cNvCnPr/>
                        <wps:spPr>
                          <a:xfrm>
                            <a:off x="4252952" y="345034"/>
                            <a:ext cx="11266" cy="329194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10" name="Rectangle 110"/>
                        <wps:cNvSpPr/>
                        <wps:spPr>
                          <a:xfrm>
                            <a:off x="4130068" y="558402"/>
                            <a:ext cx="293513" cy="11888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11" name="Rectangle 111"/>
                        <wps:cNvSpPr/>
                        <wps:spPr>
                          <a:xfrm>
                            <a:off x="4125458" y="2183746"/>
                            <a:ext cx="293513" cy="108783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60" name="Straight Arrow Connector 160"/>
                        <wps:cNvCnPr/>
                        <wps:spPr>
                          <a:xfrm flipH="1">
                            <a:off x="1117260" y="1449877"/>
                            <a:ext cx="300819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1" name="TextBox 74"/>
                        <wps:cNvSpPr txBox="1"/>
                        <wps:spPr>
                          <a:xfrm>
                            <a:off x="1102597" y="1142747"/>
                            <a:ext cx="3103643" cy="423659"/>
                          </a:xfrm>
                          <a:prstGeom prst="rect">
                            <a:avLst/>
                          </a:prstGeom>
                          <a:noFill/>
                        </wps:spPr>
                        <wps:txbx>
                          <w:txbxContent>
                            <w:p w14:paraId="5C85D31E" w14:textId="0EFEBF43" w:rsidR="00A67137" w:rsidRDefault="009F58E3" w:rsidP="00C66F96">
                              <w:pPr>
                                <w:pStyle w:val="NormalWeb"/>
                                <w:spacing w:before="0"/>
                              </w:pPr>
                              <w:r>
                                <w:rPr>
                                  <w:rFonts w:asciiTheme="minorHAnsi" w:hAnsi="Calibri" w:cstheme="minorBidi"/>
                                  <w:color w:val="000000" w:themeColor="text1"/>
                                  <w:kern w:val="24"/>
                                </w:rPr>
                                <w:t xml:space="preserve">Receipt </w:t>
                              </w:r>
                              <w:r w:rsidR="003032CC">
                                <w:rPr>
                                  <w:rFonts w:asciiTheme="minorHAnsi" w:hAnsi="Calibri" w:cstheme="minorBidi"/>
                                  <w:color w:val="000000" w:themeColor="text1"/>
                                  <w:kern w:val="24"/>
                                </w:rPr>
                                <w:t>Acknowledge</w:t>
                              </w:r>
                              <w:r w:rsidR="00F83204">
                                <w:rPr>
                                  <w:rFonts w:asciiTheme="minorHAnsi" w:hAnsi="Calibri" w:cstheme="minorBidi"/>
                                  <w:color w:val="000000" w:themeColor="text1"/>
                                  <w:kern w:val="24"/>
                                </w:rPr>
                                <w:t>ment</w:t>
                              </w:r>
                              <w:r w:rsidR="00BD3151">
                                <w:rPr>
                                  <w:rFonts w:asciiTheme="minorHAnsi" w:hAnsi="Calibri" w:cstheme="minorBidi"/>
                                  <w:color w:val="000000" w:themeColor="text1"/>
                                  <w:kern w:val="24"/>
                                </w:rPr>
                                <w:t xml:space="preserve"> Heartbeat Message</w:t>
                              </w:r>
                            </w:p>
                          </w:txbxContent>
                        </wps:txbx>
                        <wps:bodyPr wrap="square" rtlCol="0">
                          <a:noAutofit/>
                        </wps:bodyPr>
                      </wps:wsp>
                      <wps:wsp>
                        <wps:cNvPr id="162" name="Straight Arrow Connector 162"/>
                        <wps:cNvCnPr/>
                        <wps:spPr>
                          <a:xfrm flipH="1">
                            <a:off x="1117260" y="992162"/>
                            <a:ext cx="3008198"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69" name="TextBox 79"/>
                        <wps:cNvSpPr txBox="1"/>
                        <wps:spPr>
                          <a:xfrm>
                            <a:off x="173340" y="619065"/>
                            <a:ext cx="541020" cy="277495"/>
                          </a:xfrm>
                          <a:prstGeom prst="rect">
                            <a:avLst/>
                          </a:prstGeom>
                          <a:noFill/>
                          <a:ln>
                            <a:solidFill>
                              <a:srgbClr val="000000"/>
                            </a:solidFill>
                          </a:ln>
                        </wps:spPr>
                        <wps:txbx>
                          <w:txbxContent>
                            <w:p w14:paraId="67B4FB33" w14:textId="24DEA019" w:rsidR="00A67137" w:rsidRDefault="008648AE" w:rsidP="00C66F96">
                              <w:pPr>
                                <w:pStyle w:val="NormalWeb"/>
                                <w:spacing w:before="0"/>
                              </w:pPr>
                              <w:r>
                                <w:rPr>
                                  <w:rFonts w:asciiTheme="minorHAnsi" w:hAnsi="Calibri" w:cstheme="minorBidi"/>
                                  <w:color w:val="000000" w:themeColor="text1"/>
                                  <w:kern w:val="24"/>
                                </w:rPr>
                                <w:t>Loop</w:t>
                              </w:r>
                            </w:p>
                          </w:txbxContent>
                        </wps:txbx>
                        <wps:bodyPr wrap="square" rtlCol="0">
                          <a:spAutoFit/>
                        </wps:bodyPr>
                      </wps:wsp>
                      <wps:wsp>
                        <wps:cNvPr id="1755480577" name="TextBox 79"/>
                        <wps:cNvSpPr txBox="1"/>
                        <wps:spPr>
                          <a:xfrm>
                            <a:off x="1923074" y="177553"/>
                            <a:ext cx="1468120" cy="328475"/>
                          </a:xfrm>
                          <a:prstGeom prst="rect">
                            <a:avLst/>
                          </a:prstGeom>
                          <a:noFill/>
                          <a:ln>
                            <a:noFill/>
                          </a:ln>
                        </wps:spPr>
                        <wps:txbx>
                          <w:txbxContent>
                            <w:p w14:paraId="67878F79" w14:textId="3A481DDF" w:rsidR="009B54EF" w:rsidRPr="00C42166" w:rsidRDefault="00674AA5" w:rsidP="009B54EF">
                              <w:pPr>
                                <w:rPr>
                                  <w:rFonts w:ascii="Calibri" w:hAnsi="Calibri"/>
                                  <w:b/>
                                  <w:bCs/>
                                  <w:color w:val="000000"/>
                                  <w:kern w:val="24"/>
                                  <w:szCs w:val="24"/>
                                </w:rPr>
                              </w:pPr>
                              <w:r w:rsidRPr="00C42166">
                                <w:rPr>
                                  <w:rFonts w:ascii="Calibri" w:hAnsi="Calibri"/>
                                  <w:b/>
                                  <w:bCs/>
                                  <w:color w:val="000000"/>
                                  <w:kern w:val="24"/>
                                </w:rPr>
                                <w:t>Normal operation</w:t>
                              </w:r>
                            </w:p>
                          </w:txbxContent>
                        </wps:txbx>
                        <wps:bodyPr wrap="square" rtlCol="0">
                          <a:noAutofit/>
                        </wps:bodyPr>
                      </wps:wsp>
                      <wps:wsp>
                        <wps:cNvPr id="2134988077" name="Straight Arrow Connector 2134988077"/>
                        <wps:cNvCnPr/>
                        <wps:spPr>
                          <a:xfrm flipH="1">
                            <a:off x="1109005" y="3008925"/>
                            <a:ext cx="3016453" cy="114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2344939" name="TextBox 74"/>
                        <wps:cNvSpPr txBox="1"/>
                        <wps:spPr>
                          <a:xfrm>
                            <a:off x="1118783" y="2637443"/>
                            <a:ext cx="3134360" cy="353695"/>
                          </a:xfrm>
                          <a:prstGeom prst="rect">
                            <a:avLst/>
                          </a:prstGeom>
                          <a:noFill/>
                        </wps:spPr>
                        <wps:txbx>
                          <w:txbxContent>
                            <w:p w14:paraId="727D6D9A" w14:textId="0ED05DAA" w:rsidR="00D40B3F" w:rsidRDefault="00F83204" w:rsidP="00D40B3F">
                              <w:pPr>
                                <w:rPr>
                                  <w:rFonts w:ascii="Calibri" w:hAnsi="Calibri"/>
                                  <w:color w:val="000000"/>
                                  <w:kern w:val="24"/>
                                  <w:szCs w:val="24"/>
                                </w:rPr>
                              </w:pPr>
                              <w:r>
                                <w:rPr>
                                  <w:rFonts w:ascii="Calibri" w:hAnsi="Calibri"/>
                                  <w:color w:val="000000"/>
                                  <w:kern w:val="24"/>
                                </w:rPr>
                                <w:t xml:space="preserve">Receipt </w:t>
                              </w:r>
                              <w:r w:rsidR="00D40B3F">
                                <w:rPr>
                                  <w:rFonts w:ascii="Calibri" w:hAnsi="Calibri"/>
                                  <w:color w:val="000000"/>
                                  <w:kern w:val="24"/>
                                </w:rPr>
                                <w:t>Acknowledge</w:t>
                              </w:r>
                              <w:r>
                                <w:rPr>
                                  <w:rFonts w:ascii="Calibri" w:hAnsi="Calibri"/>
                                  <w:color w:val="000000"/>
                                  <w:kern w:val="24"/>
                                </w:rPr>
                                <w:t>ment</w:t>
                              </w:r>
                              <w:r w:rsidR="00D40B3F">
                                <w:rPr>
                                  <w:rFonts w:ascii="Calibri" w:hAnsi="Calibri"/>
                                  <w:color w:val="000000"/>
                                  <w:kern w:val="24"/>
                                </w:rPr>
                                <w:t xml:space="preserve"> Heartbeat Message</w:t>
                              </w:r>
                            </w:p>
                          </w:txbxContent>
                        </wps:txbx>
                        <wps:bodyPr wrap="square" rtlCol="0">
                          <a:spAutoFit/>
                        </wps:bodyPr>
                      </wps:wsp>
                      <wps:wsp>
                        <wps:cNvPr id="1285225396" name="Straight Arrow Connector 1285225396"/>
                        <wps:cNvCnPr/>
                        <wps:spPr>
                          <a:xfrm flipH="1">
                            <a:off x="1109005" y="2563155"/>
                            <a:ext cx="3016453"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52314288" name="TextBox 79"/>
                        <wps:cNvSpPr txBox="1"/>
                        <wps:spPr>
                          <a:xfrm>
                            <a:off x="1137835" y="1818300"/>
                            <a:ext cx="2882645" cy="353695"/>
                          </a:xfrm>
                          <a:prstGeom prst="rect">
                            <a:avLst/>
                          </a:prstGeom>
                          <a:noFill/>
                          <a:ln>
                            <a:noFill/>
                          </a:ln>
                        </wps:spPr>
                        <wps:txbx>
                          <w:txbxContent>
                            <w:p w14:paraId="003A9987" w14:textId="0096D572" w:rsidR="009B0EDB" w:rsidRPr="00C42166" w:rsidRDefault="009B0EDB" w:rsidP="009B0EDB">
                              <w:pPr>
                                <w:rPr>
                                  <w:rFonts w:ascii="Calibri" w:hAnsi="Calibri"/>
                                  <w:b/>
                                  <w:bCs/>
                                  <w:color w:val="000000"/>
                                  <w:kern w:val="24"/>
                                  <w:szCs w:val="24"/>
                                </w:rPr>
                              </w:pPr>
                              <w:r w:rsidRPr="00C42166">
                                <w:rPr>
                                  <w:rFonts w:ascii="Calibri" w:hAnsi="Calibri"/>
                                  <w:b/>
                                  <w:bCs/>
                                  <w:color w:val="000000"/>
                                  <w:kern w:val="24"/>
                                </w:rPr>
                                <w:t>Alert Reporter</w:t>
                              </w:r>
                              <w:r w:rsidR="00673CCC">
                                <w:rPr>
                                  <w:rFonts w:ascii="Calibri" w:hAnsi="Calibri"/>
                                  <w:b/>
                                  <w:bCs/>
                                  <w:color w:val="000000"/>
                                  <w:kern w:val="24"/>
                                </w:rPr>
                                <w:t xml:space="preserve"> or Alert Manager</w:t>
                              </w:r>
                              <w:r w:rsidRPr="00C42166">
                                <w:rPr>
                                  <w:rFonts w:ascii="Calibri" w:hAnsi="Calibri"/>
                                  <w:b/>
                                  <w:bCs/>
                                  <w:color w:val="000000"/>
                                  <w:kern w:val="24"/>
                                </w:rPr>
                                <w:t xml:space="preserve"> </w:t>
                              </w:r>
                              <w:r w:rsidR="00420D63" w:rsidRPr="00C42166">
                                <w:rPr>
                                  <w:rFonts w:ascii="Calibri" w:hAnsi="Calibri"/>
                                  <w:b/>
                                  <w:bCs/>
                                  <w:color w:val="000000"/>
                                  <w:kern w:val="24"/>
                                </w:rPr>
                                <w:t>ends MC</w:t>
                              </w:r>
                            </w:p>
                          </w:txbxContent>
                        </wps:txbx>
                        <wps:bodyPr wrap="square" rtlCol="0">
                          <a:spAutoFit/>
                        </wps:bodyPr>
                      </wps:wsp>
                      <wps:wsp>
                        <wps:cNvPr id="1885570840" name="Rectangle 1885570840"/>
                        <wps:cNvSpPr/>
                        <wps:spPr>
                          <a:xfrm>
                            <a:off x="106532" y="506028"/>
                            <a:ext cx="4886887" cy="1160802"/>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38B392E" id="Canvas 52" o:spid="_x0000_s1036" editas="canvas" style="width:454.8pt;height:305.25pt;mso-position-horizontal-relative:char;mso-position-vertical-relative:line" coordsize="57759,38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">
                <v:shape id="_x0000_s1037" type="#_x0000_t75" style="position:absolute;width:57759;height:38766;visibility:visible;mso-wrap-style:square">
                  <v:fill o:detectmouseclick="t"/>
                  <v:path o:connecttype="none"/>
                </v:shape>
                <v:shapetype id="_x0000_t109" coordsize="21600,21600" o:spt="109" path="m,l,21600r21600,l21600,xe">
                  <v:stroke joinstyle="miter"/>
                  <v:path gradientshapeok="t" o:connecttype="rect"/>
                </v:shapetype>
                <v:shape id="Flowchart: Process 89" o:spid="_x0000_s1038" type="#_x0000_t109" style="position:absolute;left:1733;top:342;width:16877;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" filled="f" stroked="f" strokeweight="1pt">
                  <v:textbox inset="2.44564mm,1.2228mm,2.44564mm,1.2228mm">
                    <w:txbxContent>
                      <w:p w14:paraId="698A2C2B" w14:textId="3D0F5843" w:rsidR="00A67137" w:rsidRDefault="004979F9" w:rsidP="00FC799F">
                        <w:pPr>
                          <w:pStyle w:val="NormalWeb"/>
                          <w:spacing w:before="0"/>
                          <w:jc w:val="center"/>
                        </w:pPr>
                        <w:r>
                          <w:rPr>
                            <w:rFonts w:asciiTheme="minorHAnsi" w:hAnsi="Calibri" w:cstheme="minorBidi"/>
                            <w:color w:val="000000" w:themeColor="text1"/>
                            <w:kern w:val="24"/>
                          </w:rPr>
                          <w:t xml:space="preserve">ACM </w:t>
                        </w:r>
                        <w:r w:rsidR="00FB3AF0">
                          <w:rPr>
                            <w:rFonts w:asciiTheme="minorHAnsi" w:hAnsi="Calibri" w:cstheme="minorBidi"/>
                            <w:color w:val="000000" w:themeColor="text1"/>
                            <w:kern w:val="24"/>
                          </w:rPr>
                          <w:t>Alert Reporter</w:t>
                        </w:r>
                      </w:p>
                    </w:txbxContent>
                  </v:textbox>
                </v:shape>
                <v:shape id="Flowchart: Process 90" o:spid="_x0000_s1039" type="#_x0000_t109" style="position:absolute;left:33070;top:95;width:17024;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" fillcolor="white [3212]" stroked="f" strokeweight="1pt">
                  <v:textbox inset="2.44564mm,1.2228mm,2.44564mm,1.2228mm">
                    <w:txbxContent>
                      <w:p w14:paraId="5734F08C" w14:textId="278EC51B" w:rsidR="00A67137" w:rsidRDefault="004979F9" w:rsidP="00FC799F">
                        <w:pPr>
                          <w:pStyle w:val="NormalWeb"/>
                          <w:spacing w:before="0"/>
                          <w:jc w:val="center"/>
                        </w:pPr>
                        <w:r>
                          <w:rPr>
                            <w:rFonts w:asciiTheme="minorHAnsi" w:hAnsi="Calibri" w:cstheme="minorBidi"/>
                            <w:color w:val="000000" w:themeColor="text1"/>
                            <w:kern w:val="24"/>
                          </w:rPr>
                          <w:t xml:space="preserve">ACM </w:t>
                        </w:r>
                        <w:r w:rsidR="005D25AA">
                          <w:rPr>
                            <w:rFonts w:asciiTheme="minorHAnsi" w:hAnsi="Calibri" w:cstheme="minorBidi"/>
                            <w:color w:val="000000" w:themeColor="text1"/>
                            <w:kern w:val="24"/>
                          </w:rPr>
                          <w:t>Alert Manager</w:t>
                        </w:r>
                      </w:p>
                    </w:txbxContent>
                  </v:textbox>
                </v:shape>
                <v:line id="Straight Connector 100" o:spid="_x0000_s1040" style="position:absolute;visibility:visible;mso-wrap-style:square" from="9658,4005" to="9658,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" strokecolor="black [3213]" strokeweight=".5pt">
                  <v:stroke dashstyle="dash" joinstyle="miter"/>
                </v:line>
                <v:rect id="Rectangle 102" o:spid="_x0000_s1041" style="position:absolute;left:8190;top:5584;width:2935;height:12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" fillcolor="white [3212]" strokecolor="black [3213]" strokeweight="1pt">
                  <v:textbox inset="2.44564mm,1.2228mm,2.44564mm,1.2228mm"/>
                </v:rect>
                <v:rect id="Rectangle 104" o:spid="_x0000_s1042" style="position:absolute;left:8190;top:21836;width:2935;height:10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" fillcolor="white [3212]" strokecolor="black [3213]" strokeweight="1pt">
                  <v:textbox inset="2.44564mm,1.2228mm,2.44564mm,1.2228mm"/>
                </v:rect>
                <v:line id="Straight Connector 109" o:spid="_x0000_s1043" style="position:absolute;visibility:visible;mso-wrap-style:square" from="42529,3450" to="42642,36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" strokecolor="black [3213]" strokeweight=".5pt">
                  <v:stroke dashstyle="dash" joinstyle="miter"/>
                </v:line>
                <v:rect id="Rectangle 110" o:spid="_x0000_s1044" style="position:absolute;left:41300;top:5584;width:2935;height:11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" fillcolor="white [3212]" strokecolor="black [3213]" strokeweight="1pt">
                  <v:textbox inset="2.44564mm,1.2228mm,2.44564mm,1.2228mm"/>
                </v:rect>
                <v:rect id="Rectangle 111" o:spid="_x0000_s1045" style="position:absolute;left:41254;top:21837;width:2935;height:10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" fillcolor="white [3212]" strokecolor="black [3213]" strokeweight="1pt">
                  <v:textbox inset="2.44564mm,1.2228mm,2.44564mm,1.2228mm"/>
                </v:rect>
                <v:shapetype id="_x0000_t32" coordsize="21600,21600" o:spt="32" o:oned="t" path="m,l21600,21600e" filled="f">
                  <v:path arrowok="t" fillok="f" o:connecttype="none"/>
                  <o:lock v:ext="edit" shapetype="t"/>
                </v:shapetype>
                <v:shape id="Straight Arrow Connector 160" o:spid="_x0000_s1046" type="#_x0000_t32" style="position:absolute;left:11172;top:14498;width:30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" strokecolor="black [3213]" strokeweight=".5pt">
                  <v:stroke endarrow="block" joinstyle="miter"/>
                </v:shape>
                <v:shape id="TextBox 74" o:spid="_x0000_s1047" type="#_x0000_t202" style="position:absolute;left:11025;top:11427;width:31037;height:4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14:paraId="5C85D31E" w14:textId="0EFEBF43" w:rsidR="00A67137" w:rsidRDefault="009F58E3" w:rsidP="00C66F96">
                        <w:pPr>
                          <w:pStyle w:val="NormalWeb"/>
                          <w:spacing w:before="0"/>
                        </w:pPr>
                        <w:r>
                          <w:rPr>
                            <w:rFonts w:asciiTheme="minorHAnsi" w:hAnsi="Calibri" w:cstheme="minorBidi"/>
                            <w:color w:val="000000" w:themeColor="text1"/>
                            <w:kern w:val="24"/>
                          </w:rPr>
                          <w:t xml:space="preserve">Receipt </w:t>
                        </w:r>
                        <w:r w:rsidR="003032CC">
                          <w:rPr>
                            <w:rFonts w:asciiTheme="minorHAnsi" w:hAnsi="Calibri" w:cstheme="minorBidi"/>
                            <w:color w:val="000000" w:themeColor="text1"/>
                            <w:kern w:val="24"/>
                          </w:rPr>
                          <w:t>Acknowledge</w:t>
                        </w:r>
                        <w:r w:rsidR="00F83204">
                          <w:rPr>
                            <w:rFonts w:asciiTheme="minorHAnsi" w:hAnsi="Calibri" w:cstheme="minorBidi"/>
                            <w:color w:val="000000" w:themeColor="text1"/>
                            <w:kern w:val="24"/>
                          </w:rPr>
                          <w:t>ment</w:t>
                        </w:r>
                        <w:r w:rsidR="00BD3151">
                          <w:rPr>
                            <w:rFonts w:asciiTheme="minorHAnsi" w:hAnsi="Calibri" w:cstheme="minorBidi"/>
                            <w:color w:val="000000" w:themeColor="text1"/>
                            <w:kern w:val="24"/>
                          </w:rPr>
                          <w:t xml:space="preserve"> Heartbeat Message</w:t>
                        </w:r>
                      </w:p>
                    </w:txbxContent>
                  </v:textbox>
                </v:shape>
                <v:shape id="Straight Arrow Connector 162" o:spid="_x0000_s1048" type="#_x0000_t32" style="position:absolute;left:11172;top:9921;width:30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" strokecolor="black [3213]" strokeweight=".5pt">
                  <v:stroke startarrow="block" joinstyle="miter"/>
                </v:shape>
                <v:shape id="TextBox 79" o:spid="_x0000_s1049" type="#_x0000_t202" style="position:absolute;left:1733;top:6190;width:5410;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" filled="f">
                  <v:textbox style="mso-fit-shape-to-text:t">
                    <w:txbxContent>
                      <w:p w14:paraId="67B4FB33" w14:textId="24DEA019" w:rsidR="00A67137" w:rsidRDefault="008648AE" w:rsidP="00C66F96">
                        <w:pPr>
                          <w:pStyle w:val="NormalWeb"/>
                          <w:spacing w:before="0"/>
                        </w:pPr>
                        <w:r>
                          <w:rPr>
                            <w:rFonts w:asciiTheme="minorHAnsi" w:hAnsi="Calibri" w:cstheme="minorBidi"/>
                            <w:color w:val="000000" w:themeColor="text1"/>
                            <w:kern w:val="24"/>
                          </w:rPr>
                          <w:t>Loop</w:t>
                        </w:r>
                      </w:p>
                    </w:txbxContent>
                  </v:textbox>
                </v:shape>
                <v:shape id="TextBox 79" o:spid="_x0000_s1050" type="#_x0000_t202" style="position:absolute;left:19230;top:1775;width:14681;height:3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" filled="f" stroked="f">
                  <v:textbox>
                    <w:txbxContent>
                      <w:p w14:paraId="67878F79" w14:textId="3A481DDF" w:rsidR="009B54EF" w:rsidRPr="00C42166" w:rsidRDefault="00674AA5" w:rsidP="009B54EF">
                        <w:pPr>
                          <w:rPr>
                            <w:rFonts w:ascii="Calibri" w:hAnsi="Calibri"/>
                            <w:b/>
                            <w:bCs/>
                            <w:color w:val="000000"/>
                            <w:kern w:val="24"/>
                            <w:szCs w:val="24"/>
                          </w:rPr>
                        </w:pPr>
                        <w:r w:rsidRPr="00C42166">
                          <w:rPr>
                            <w:rFonts w:ascii="Calibri" w:hAnsi="Calibri"/>
                            <w:b/>
                            <w:bCs/>
                            <w:color w:val="000000"/>
                            <w:kern w:val="24"/>
                          </w:rPr>
                          <w:t>Normal operation</w:t>
                        </w:r>
                      </w:p>
                    </w:txbxContent>
                  </v:textbox>
                </v:shape>
                <v:shape id="Straight Arrow Connector 2134988077" o:spid="_x0000_s1051" type="#_x0000_t32" style="position:absolute;left:11090;top:30089;width:30164;height:1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" strokecolor="black [3213]" strokeweight=".5pt">
                  <v:stroke endarrow="block" joinstyle="miter"/>
                </v:shape>
                <v:shape id="TextBox 74" o:spid="_x0000_s1052" type="#_x0000_t202" style="position:absolute;left:11187;top:26374;width:31344;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" filled="f" stroked="f">
                  <v:textbox style="mso-fit-shape-to-text:t">
                    <w:txbxContent>
                      <w:p w14:paraId="727D6D9A" w14:textId="0ED05DAA" w:rsidR="00D40B3F" w:rsidRDefault="00F83204" w:rsidP="00D40B3F">
                        <w:pPr>
                          <w:rPr>
                            <w:rFonts w:ascii="Calibri" w:hAnsi="Calibri"/>
                            <w:color w:val="000000"/>
                            <w:kern w:val="24"/>
                            <w:szCs w:val="24"/>
                          </w:rPr>
                        </w:pPr>
                        <w:r>
                          <w:rPr>
                            <w:rFonts w:ascii="Calibri" w:hAnsi="Calibri"/>
                            <w:color w:val="000000"/>
                            <w:kern w:val="24"/>
                          </w:rPr>
                          <w:t xml:space="preserve">Receipt </w:t>
                        </w:r>
                        <w:r w:rsidR="00D40B3F">
                          <w:rPr>
                            <w:rFonts w:ascii="Calibri" w:hAnsi="Calibri"/>
                            <w:color w:val="000000"/>
                            <w:kern w:val="24"/>
                          </w:rPr>
                          <w:t>Acknowledge</w:t>
                        </w:r>
                        <w:r>
                          <w:rPr>
                            <w:rFonts w:ascii="Calibri" w:hAnsi="Calibri"/>
                            <w:color w:val="000000"/>
                            <w:kern w:val="24"/>
                          </w:rPr>
                          <w:t>ment</w:t>
                        </w:r>
                        <w:r w:rsidR="00D40B3F">
                          <w:rPr>
                            <w:rFonts w:ascii="Calibri" w:hAnsi="Calibri"/>
                            <w:color w:val="000000"/>
                            <w:kern w:val="24"/>
                          </w:rPr>
                          <w:t xml:space="preserve"> Heartbeat Message</w:t>
                        </w:r>
                      </w:p>
                    </w:txbxContent>
                  </v:textbox>
                </v:shape>
                <v:shape id="Straight Arrow Connector 1285225396" o:spid="_x0000_s1053" type="#_x0000_t32" style="position:absolute;left:11090;top:25631;width:301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" strokecolor="black [3213]" strokeweight=".5pt">
                  <v:stroke startarrow="block" joinstyle="miter"/>
                </v:shape>
                <v:shape id="TextBox 79" o:spid="_x0000_s1054" type="#_x0000_t202" style="position:absolute;left:11378;top:18183;width:28826;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" filled="f" stroked="f">
                  <v:textbox style="mso-fit-shape-to-text:t">
                    <w:txbxContent>
                      <w:p w14:paraId="003A9987" w14:textId="0096D572" w:rsidR="009B0EDB" w:rsidRPr="00C42166" w:rsidRDefault="009B0EDB" w:rsidP="009B0EDB">
                        <w:pPr>
                          <w:rPr>
                            <w:rFonts w:ascii="Calibri" w:hAnsi="Calibri"/>
                            <w:b/>
                            <w:bCs/>
                            <w:color w:val="000000"/>
                            <w:kern w:val="24"/>
                            <w:szCs w:val="24"/>
                          </w:rPr>
                        </w:pPr>
                        <w:r w:rsidRPr="00C42166">
                          <w:rPr>
                            <w:rFonts w:ascii="Calibri" w:hAnsi="Calibri"/>
                            <w:b/>
                            <w:bCs/>
                            <w:color w:val="000000"/>
                            <w:kern w:val="24"/>
                          </w:rPr>
                          <w:t>Alert Reporter</w:t>
                        </w:r>
                        <w:r w:rsidR="00673CCC">
                          <w:rPr>
                            <w:rFonts w:ascii="Calibri" w:hAnsi="Calibri"/>
                            <w:b/>
                            <w:bCs/>
                            <w:color w:val="000000"/>
                            <w:kern w:val="24"/>
                          </w:rPr>
                          <w:t xml:space="preserve"> or Alert Manager</w:t>
                        </w:r>
                        <w:r w:rsidRPr="00C42166">
                          <w:rPr>
                            <w:rFonts w:ascii="Calibri" w:hAnsi="Calibri"/>
                            <w:b/>
                            <w:bCs/>
                            <w:color w:val="000000"/>
                            <w:kern w:val="24"/>
                          </w:rPr>
                          <w:t xml:space="preserve"> </w:t>
                        </w:r>
                        <w:r w:rsidR="00420D63" w:rsidRPr="00C42166">
                          <w:rPr>
                            <w:rFonts w:ascii="Calibri" w:hAnsi="Calibri"/>
                            <w:b/>
                            <w:bCs/>
                            <w:color w:val="000000"/>
                            <w:kern w:val="24"/>
                          </w:rPr>
                          <w:t>ends MC</w:t>
                        </w:r>
                      </w:p>
                    </w:txbxContent>
                  </v:textbox>
                </v:shape>
                <v:rect id="Rectangle 1885570840" o:spid="_x0000_s1055" style="position:absolute;left:1065;top:5060;width:48869;height:11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" filled="f" strokecolor="black [3200]" strokeweight="1pt"/>
                <w10:anchorlock/>
              </v:group>
            </w:pict>
          </mc:Fallback>
        </mc:AlternateContent>
      </w:r>
    </w:p>
    <w:p w14:paraId="2A975858" w14:textId="2546F243" w:rsidR="00C66F96" w:rsidRPr="006D0E03" w:rsidRDefault="00C66F96" w:rsidP="00C66F96">
      <w:pPr>
        <w:pStyle w:val="FigureTitle"/>
      </w:pPr>
      <w:r w:rsidRPr="006D0E03">
        <w:t xml:space="preserve">Figure </w:t>
      </w:r>
      <w:r w:rsidR="007944DB" w:rsidRPr="006D0E03">
        <w:t>14</w:t>
      </w:r>
      <w:r w:rsidRPr="006D0E03">
        <w:t xml:space="preserve">.4.2.2-1: Basic Process Flow in </w:t>
      </w:r>
      <w:r w:rsidR="005D25AA" w:rsidRPr="006D0E03">
        <w:t>PCMC</w:t>
      </w:r>
      <w:r w:rsidRPr="006D0E03">
        <w:t xml:space="preserve"> Profile</w:t>
      </w:r>
    </w:p>
    <w:p w14:paraId="286C7C06" w14:textId="562E747F" w:rsidR="00303E20" w:rsidRPr="006D0E03" w:rsidRDefault="00214132" w:rsidP="00303E20">
      <w:pPr>
        <w:pStyle w:val="Heading2"/>
        <w:numPr>
          <w:ilvl w:val="0"/>
          <w:numId w:val="0"/>
        </w:numPr>
        <w:rPr>
          <w:noProof w:val="0"/>
        </w:rPr>
      </w:pPr>
      <w:bookmarkStart w:id="193" w:name="_Toc345074664"/>
      <w:bookmarkStart w:id="194" w:name="_Toc18414922"/>
      <w:bookmarkStart w:id="195" w:name="_Toc235097007"/>
      <w:r w:rsidRPr="006D0E03">
        <w:rPr>
          <w:noProof w:val="0"/>
        </w:rPr>
        <w:t>14</w:t>
      </w:r>
      <w:r w:rsidR="00303E20" w:rsidRPr="006D0E03">
        <w:rPr>
          <w:noProof w:val="0"/>
        </w:rPr>
        <w:t>.</w:t>
      </w:r>
      <w:r w:rsidR="00AF472E" w:rsidRPr="006D0E03">
        <w:rPr>
          <w:noProof w:val="0"/>
        </w:rPr>
        <w:t>5</w:t>
      </w:r>
      <w:r w:rsidR="005F21E7" w:rsidRPr="006D0E03">
        <w:rPr>
          <w:noProof w:val="0"/>
        </w:rPr>
        <w:t xml:space="preserve"> </w:t>
      </w:r>
      <w:r w:rsidR="00637212" w:rsidRPr="006D0E03">
        <w:rPr>
          <w:noProof w:val="0"/>
        </w:rPr>
        <w:t>PCMC</w:t>
      </w:r>
      <w:r w:rsidR="00303E20" w:rsidRPr="006D0E03">
        <w:rPr>
          <w:noProof w:val="0"/>
        </w:rPr>
        <w:t xml:space="preserve"> Security Considerations</w:t>
      </w:r>
      <w:bookmarkEnd w:id="193"/>
      <w:bookmarkEnd w:id="194"/>
      <w:bookmarkEnd w:id="195"/>
    </w:p>
    <w:p w14:paraId="15E4AA69" w14:textId="59B2D760" w:rsidR="00C82ED4" w:rsidRPr="006D0E03" w:rsidRDefault="0056671F" w:rsidP="0056671F">
      <w:pPr>
        <w:pStyle w:val="BodyText"/>
        <w:rPr>
          <w:iCs/>
        </w:rPr>
      </w:pPr>
      <w:r w:rsidRPr="006D0E03">
        <w:t xml:space="preserve">This profile itself does not impose specific requirements for authentication, encryption, </w:t>
      </w:r>
      <w:r w:rsidR="00BC4300" w:rsidRPr="006D0E03">
        <w:t>or auditing</w:t>
      </w:r>
      <w:r w:rsidRPr="006D0E03">
        <w:t xml:space="preserve">, leaving these matters to site-specific policy or agreement based on careful risk. The IHE </w:t>
      </w:r>
      <w:r w:rsidR="00B942C9" w:rsidRPr="006D0E03">
        <w:t xml:space="preserve">DEV </w:t>
      </w:r>
      <w:r w:rsidRPr="006D0E03">
        <w:t xml:space="preserve">Technical Framework identifies security requirements across all </w:t>
      </w:r>
      <w:r w:rsidR="00B942C9" w:rsidRPr="006D0E03">
        <w:t>DEV</w:t>
      </w:r>
      <w:r w:rsidRPr="006D0E03">
        <w:t xml:space="preserve"> profiles</w:t>
      </w:r>
      <w:r w:rsidR="006E5767" w:rsidRPr="006D0E03">
        <w:rPr>
          <w:iCs/>
        </w:rPr>
        <w:t>.</w:t>
      </w:r>
    </w:p>
    <w:p w14:paraId="006A4CF9" w14:textId="7A7298D0" w:rsidR="00167DB7" w:rsidRPr="006D0E03" w:rsidRDefault="00214132" w:rsidP="00167DB7">
      <w:pPr>
        <w:pStyle w:val="Heading2"/>
        <w:numPr>
          <w:ilvl w:val="0"/>
          <w:numId w:val="0"/>
        </w:numPr>
        <w:rPr>
          <w:noProof w:val="0"/>
        </w:rPr>
      </w:pPr>
      <w:bookmarkStart w:id="196" w:name="_Toc345074665"/>
      <w:bookmarkStart w:id="197" w:name="_Toc18414923"/>
      <w:bookmarkStart w:id="198" w:name="_Toc235097008"/>
      <w:r w:rsidRPr="006D0E03">
        <w:rPr>
          <w:noProof w:val="0"/>
        </w:rPr>
        <w:t>14</w:t>
      </w:r>
      <w:r w:rsidR="00167DB7" w:rsidRPr="006D0E03">
        <w:rPr>
          <w:noProof w:val="0"/>
        </w:rPr>
        <w:t>.</w:t>
      </w:r>
      <w:r w:rsidR="00AF472E" w:rsidRPr="006D0E03">
        <w:rPr>
          <w:noProof w:val="0"/>
        </w:rPr>
        <w:t>6</w:t>
      </w:r>
      <w:r w:rsidR="00167DB7" w:rsidRPr="006D0E03">
        <w:rPr>
          <w:noProof w:val="0"/>
        </w:rPr>
        <w:t xml:space="preserve"> </w:t>
      </w:r>
      <w:r w:rsidR="001E1F95" w:rsidRPr="006D0E03">
        <w:rPr>
          <w:noProof w:val="0"/>
        </w:rPr>
        <w:t>PCMC</w:t>
      </w:r>
      <w:r w:rsidR="00167DB7" w:rsidRPr="006D0E03">
        <w:rPr>
          <w:noProof w:val="0"/>
        </w:rPr>
        <w:t xml:space="preserve"> </w:t>
      </w:r>
      <w:r w:rsidR="00ED5269" w:rsidRPr="006D0E03">
        <w:rPr>
          <w:noProof w:val="0"/>
        </w:rPr>
        <w:t xml:space="preserve">Cross </w:t>
      </w:r>
      <w:r w:rsidR="00167DB7" w:rsidRPr="006D0E03">
        <w:rPr>
          <w:noProof w:val="0"/>
        </w:rPr>
        <w:t xml:space="preserve">Profile </w:t>
      </w:r>
      <w:r w:rsidR="00ED5269" w:rsidRPr="006D0E03">
        <w:rPr>
          <w:noProof w:val="0"/>
        </w:rPr>
        <w:t>Considerations</w:t>
      </w:r>
      <w:bookmarkEnd w:id="196"/>
      <w:bookmarkEnd w:id="197"/>
      <w:bookmarkEnd w:id="198"/>
    </w:p>
    <w:p w14:paraId="5CDFD137" w14:textId="30C7DBA3" w:rsidR="000514E1" w:rsidRPr="006D0E03" w:rsidRDefault="008E27F3" w:rsidP="00EC477F">
      <w:pPr>
        <w:pStyle w:val="BodyText"/>
        <w:rPr>
          <w:i/>
        </w:rPr>
      </w:pPr>
      <w:r w:rsidRPr="006D0E03">
        <w:t xml:space="preserve">This profile is intended to </w:t>
      </w:r>
      <w:r w:rsidR="007E3C48" w:rsidRPr="006D0E03">
        <w:t xml:space="preserve">supplement a variety </w:t>
      </w:r>
      <w:r w:rsidR="00D6316A" w:rsidRPr="006D0E03">
        <w:t xml:space="preserve">of </w:t>
      </w:r>
      <w:r w:rsidR="00B942C9" w:rsidRPr="006D0E03">
        <w:t xml:space="preserve">DEV </w:t>
      </w:r>
      <w:r w:rsidR="00D6316A" w:rsidRPr="006D0E03">
        <w:t xml:space="preserve">profiles such as the Device Enterprise Communication (DEC) </w:t>
      </w:r>
      <w:r w:rsidR="009D158D">
        <w:t>Profile</w:t>
      </w:r>
      <w:r w:rsidR="00D6316A" w:rsidRPr="006D0E03">
        <w:t xml:space="preserve">, Alert Communication </w:t>
      </w:r>
      <w:r w:rsidR="00B06AD3" w:rsidRPr="006D0E03">
        <w:t>Management (ACM) profile, and others</w:t>
      </w:r>
      <w:r w:rsidR="00731378" w:rsidRPr="006D0E03">
        <w:t xml:space="preserve">, where a </w:t>
      </w:r>
      <w:r w:rsidR="00BB2DF9" w:rsidRPr="006D0E03">
        <w:t>reliable communication is required</w:t>
      </w:r>
      <w:r w:rsidR="008C57EC" w:rsidRPr="006D0E03">
        <w:t>.</w:t>
      </w:r>
    </w:p>
    <w:p w14:paraId="116A1874" w14:textId="79873F06" w:rsidR="00953CFC" w:rsidRPr="006D0E03" w:rsidRDefault="00953CFC" w:rsidP="0005577A">
      <w:pPr>
        <w:pStyle w:val="PartTitle"/>
        <w:rPr>
          <w:highlight w:val="yellow"/>
        </w:rPr>
      </w:pPr>
      <w:bookmarkStart w:id="199" w:name="_Toc345074666"/>
      <w:bookmarkStart w:id="200" w:name="_Toc18414924"/>
      <w:bookmarkStart w:id="201" w:name="_Toc235097009"/>
      <w:r w:rsidRPr="006D0E03">
        <w:lastRenderedPageBreak/>
        <w:t>Appendices</w:t>
      </w:r>
      <w:bookmarkEnd w:id="199"/>
      <w:bookmarkEnd w:id="200"/>
      <w:r w:rsidR="00DF7DD9" w:rsidRPr="006D0E03">
        <w:t xml:space="preserve"> to Volume 1</w:t>
      </w:r>
      <w:bookmarkEnd w:id="201"/>
      <w:r w:rsidRPr="006D0E03">
        <w:rPr>
          <w:highlight w:val="yellow"/>
        </w:rPr>
        <w:t xml:space="preserve"> </w:t>
      </w:r>
    </w:p>
    <w:p w14:paraId="565FBF1C" w14:textId="38E5D2CC" w:rsidR="00953CFC" w:rsidRPr="006D0E03" w:rsidRDefault="006508EC" w:rsidP="006508EC">
      <w:pPr>
        <w:pStyle w:val="BodyText"/>
      </w:pPr>
      <w:r w:rsidRPr="006D0E03">
        <w:t>None</w:t>
      </w:r>
    </w:p>
    <w:p w14:paraId="323378D4" w14:textId="77777777" w:rsidR="00B25B60" w:rsidRPr="006D0E03" w:rsidRDefault="00B25B60" w:rsidP="00B25B60">
      <w:bookmarkStart w:id="202" w:name="_Toc336000611"/>
      <w:bookmarkStart w:id="203" w:name="_Toc345074671"/>
      <w:bookmarkEnd w:id="202"/>
    </w:p>
    <w:p w14:paraId="42AE4459" w14:textId="77777777" w:rsidR="00CF283F" w:rsidRPr="006D0E03" w:rsidRDefault="00CF283F" w:rsidP="008D7642">
      <w:pPr>
        <w:pStyle w:val="PartTitle"/>
      </w:pPr>
      <w:bookmarkStart w:id="204" w:name="_Toc18414931"/>
      <w:bookmarkStart w:id="205" w:name="_Toc235097010"/>
      <w:r w:rsidRPr="006D0E03">
        <w:lastRenderedPageBreak/>
        <w:t xml:space="preserve">Volume 2 </w:t>
      </w:r>
      <w:r w:rsidR="008D7642" w:rsidRPr="006D0E03">
        <w:t xml:space="preserve">– </w:t>
      </w:r>
      <w:r w:rsidRPr="006D0E03">
        <w:t>Transactions</w:t>
      </w:r>
      <w:bookmarkEnd w:id="203"/>
      <w:bookmarkEnd w:id="204"/>
      <w:bookmarkEnd w:id="205"/>
    </w:p>
    <w:p w14:paraId="3280D81C" w14:textId="0BF37446" w:rsidR="00303E20" w:rsidRPr="006D0E03" w:rsidRDefault="00303E20" w:rsidP="008E441F">
      <w:pPr>
        <w:pStyle w:val="EditorInstructions"/>
      </w:pPr>
      <w:bookmarkStart w:id="206" w:name="_Toc75083611"/>
      <w:r w:rsidRPr="006D0E03">
        <w:t xml:space="preserve">Add </w:t>
      </w:r>
      <w:r w:rsidR="008A63C9" w:rsidRPr="006D0E03">
        <w:t>S</w:t>
      </w:r>
      <w:r w:rsidRPr="006D0E03">
        <w:t>ection 3.</w:t>
      </w:r>
      <w:r w:rsidR="001A2306" w:rsidRPr="006D0E03">
        <w:t>11</w:t>
      </w:r>
      <w:bookmarkEnd w:id="206"/>
      <w:r w:rsidR="00D471FE" w:rsidRPr="006D0E03">
        <w:t xml:space="preserve"> and 3.12</w:t>
      </w:r>
    </w:p>
    <w:p w14:paraId="64079706" w14:textId="7E5E135D" w:rsidR="00111CBC" w:rsidRPr="006D0E03" w:rsidRDefault="00303E20" w:rsidP="00DB009B">
      <w:pPr>
        <w:pStyle w:val="Heading2"/>
        <w:numPr>
          <w:ilvl w:val="0"/>
          <w:numId w:val="0"/>
        </w:numPr>
        <w:rPr>
          <w:noProof w:val="0"/>
        </w:rPr>
      </w:pPr>
      <w:bookmarkStart w:id="207" w:name="_Toc345074672"/>
      <w:bookmarkStart w:id="208" w:name="_Toc18414932"/>
      <w:bookmarkStart w:id="209" w:name="_Toc235097011"/>
      <w:r w:rsidRPr="006D0E03">
        <w:rPr>
          <w:noProof w:val="0"/>
        </w:rPr>
        <w:t>3</w:t>
      </w:r>
      <w:r w:rsidR="00CF283F" w:rsidRPr="006D0E03">
        <w:rPr>
          <w:noProof w:val="0"/>
        </w:rPr>
        <w:t>.</w:t>
      </w:r>
      <w:r w:rsidR="00693660" w:rsidRPr="006D0E03">
        <w:rPr>
          <w:noProof w:val="0"/>
        </w:rPr>
        <w:t xml:space="preserve">53 </w:t>
      </w:r>
      <w:r w:rsidR="00792EE6" w:rsidRPr="006D0E03">
        <w:rPr>
          <w:noProof w:val="0"/>
        </w:rPr>
        <w:t>Send</w:t>
      </w:r>
      <w:r w:rsidR="00F5145B" w:rsidRPr="006D0E03">
        <w:rPr>
          <w:noProof w:val="0"/>
        </w:rPr>
        <w:t xml:space="preserve"> </w:t>
      </w:r>
      <w:r w:rsidR="00792EE6" w:rsidRPr="006D0E03">
        <w:rPr>
          <w:noProof w:val="0"/>
        </w:rPr>
        <w:t>Heartbeat Message</w:t>
      </w:r>
      <w:r w:rsidR="00F5145B" w:rsidRPr="006D0E03">
        <w:rPr>
          <w:noProof w:val="0"/>
        </w:rPr>
        <w:t xml:space="preserve"> </w:t>
      </w:r>
      <w:r w:rsidR="00792EE6" w:rsidRPr="006D0E03">
        <w:rPr>
          <w:noProof w:val="0"/>
        </w:rPr>
        <w:t>[DEV-53]</w:t>
      </w:r>
      <w:bookmarkEnd w:id="207"/>
      <w:bookmarkEnd w:id="208"/>
      <w:bookmarkEnd w:id="209"/>
    </w:p>
    <w:p w14:paraId="12399FD1" w14:textId="745EFD90" w:rsidR="00CF283F" w:rsidRPr="006D0E03" w:rsidRDefault="00303E20" w:rsidP="00303E20">
      <w:pPr>
        <w:pStyle w:val="Heading3"/>
        <w:numPr>
          <w:ilvl w:val="0"/>
          <w:numId w:val="0"/>
        </w:numPr>
        <w:rPr>
          <w:noProof w:val="0"/>
        </w:rPr>
      </w:pPr>
      <w:bookmarkStart w:id="210" w:name="_Toc345074673"/>
      <w:bookmarkStart w:id="211" w:name="_Toc18414933"/>
      <w:bookmarkStart w:id="212" w:name="_Toc235097012"/>
      <w:r w:rsidRPr="006D0E03">
        <w:rPr>
          <w:noProof w:val="0"/>
        </w:rPr>
        <w:t>3</w:t>
      </w:r>
      <w:r w:rsidR="00CF283F" w:rsidRPr="006D0E03">
        <w:rPr>
          <w:noProof w:val="0"/>
        </w:rPr>
        <w:t>.</w:t>
      </w:r>
      <w:r w:rsidR="00693660" w:rsidRPr="006D0E03">
        <w:rPr>
          <w:noProof w:val="0"/>
        </w:rPr>
        <w:t>53</w:t>
      </w:r>
      <w:r w:rsidR="00CF283F" w:rsidRPr="006D0E03">
        <w:rPr>
          <w:noProof w:val="0"/>
        </w:rPr>
        <w:t>.1 Scope</w:t>
      </w:r>
      <w:bookmarkEnd w:id="210"/>
      <w:bookmarkEnd w:id="211"/>
      <w:bookmarkEnd w:id="212"/>
    </w:p>
    <w:p w14:paraId="47B4D836" w14:textId="4346EA52" w:rsidR="00DA7FE0" w:rsidRPr="006D0E03" w:rsidRDefault="00DA7FE0" w:rsidP="00BB76BC">
      <w:pPr>
        <w:pStyle w:val="BodyText"/>
      </w:pPr>
      <w:r w:rsidRPr="006D0E03">
        <w:t>This transaction is used to</w:t>
      </w:r>
      <w:r w:rsidR="00117512" w:rsidRPr="006D0E03">
        <w:t xml:space="preserve"> send heartbeat messages from the </w:t>
      </w:r>
      <w:r w:rsidR="0039609E" w:rsidRPr="006D0E03">
        <w:t xml:space="preserve">HEARTBEAT </w:t>
      </w:r>
      <w:r w:rsidR="00117512" w:rsidRPr="006D0E03">
        <w:t xml:space="preserve">REPORTER to the </w:t>
      </w:r>
      <w:r w:rsidR="0039609E" w:rsidRPr="006D0E03">
        <w:t xml:space="preserve">HEARTBEAT </w:t>
      </w:r>
      <w:r w:rsidR="00117512" w:rsidRPr="006D0E03">
        <w:t>CONSUMER.</w:t>
      </w:r>
    </w:p>
    <w:p w14:paraId="7FD76DCC" w14:textId="087ECBF1" w:rsidR="00CF283F" w:rsidRPr="006D0E03" w:rsidRDefault="00303E20" w:rsidP="00303E20">
      <w:pPr>
        <w:pStyle w:val="Heading3"/>
        <w:numPr>
          <w:ilvl w:val="0"/>
          <w:numId w:val="0"/>
        </w:numPr>
        <w:rPr>
          <w:noProof w:val="0"/>
        </w:rPr>
      </w:pPr>
      <w:bookmarkStart w:id="213" w:name="_Toc345074674"/>
      <w:bookmarkStart w:id="214" w:name="_Toc18414934"/>
      <w:bookmarkStart w:id="215" w:name="_Toc235097013"/>
      <w:r w:rsidRPr="006D0E03">
        <w:rPr>
          <w:noProof w:val="0"/>
        </w:rPr>
        <w:t>3</w:t>
      </w:r>
      <w:r w:rsidR="008D17FF" w:rsidRPr="006D0E03">
        <w:rPr>
          <w:noProof w:val="0"/>
        </w:rPr>
        <w:t>.</w:t>
      </w:r>
      <w:r w:rsidR="00693660" w:rsidRPr="006D0E03">
        <w:rPr>
          <w:noProof w:val="0"/>
        </w:rPr>
        <w:t>53</w:t>
      </w:r>
      <w:r w:rsidR="008D17FF" w:rsidRPr="006D0E03">
        <w:rPr>
          <w:noProof w:val="0"/>
        </w:rPr>
        <w:t>.2</w:t>
      </w:r>
      <w:r w:rsidR="00291725" w:rsidRPr="006D0E03">
        <w:rPr>
          <w:noProof w:val="0"/>
        </w:rPr>
        <w:t xml:space="preserve"> </w:t>
      </w:r>
      <w:r w:rsidR="008D17FF" w:rsidRPr="006D0E03">
        <w:rPr>
          <w:noProof w:val="0"/>
        </w:rPr>
        <w:t xml:space="preserve">Actor </w:t>
      </w:r>
      <w:r w:rsidR="00CF283F" w:rsidRPr="006D0E03">
        <w:rPr>
          <w:noProof w:val="0"/>
        </w:rPr>
        <w:t>Roles</w:t>
      </w:r>
      <w:bookmarkEnd w:id="213"/>
      <w:bookmarkEnd w:id="214"/>
      <w:bookmarkEnd w:id="215"/>
    </w:p>
    <w:p w14:paraId="41C5548A" w14:textId="77777777" w:rsidR="00A2671E" w:rsidRPr="006D0E03" w:rsidRDefault="00A2671E" w:rsidP="00A2671E">
      <w:pPr>
        <w:pStyle w:val="BodyText"/>
      </w:pPr>
      <w:r w:rsidRPr="006D0E03">
        <w:t>The roles in this transaction are defined in the following table and may be played by the actors shown here:</w:t>
      </w:r>
    </w:p>
    <w:p w14:paraId="32EBAAE5" w14:textId="6600AF41" w:rsidR="002D5B69" w:rsidRPr="006D0E03" w:rsidRDefault="002D5B69">
      <w:pPr>
        <w:pStyle w:val="TableTitle"/>
      </w:pPr>
      <w:r w:rsidRPr="006D0E03">
        <w:t>Table 3.</w:t>
      </w:r>
      <w:r w:rsidR="008C59D9" w:rsidRPr="006D0E03">
        <w:t>53</w:t>
      </w:r>
      <w:r w:rsidRPr="006D0E03">
        <w:t>.2-1: Actor Role</w:t>
      </w:r>
      <w:r w:rsidR="001B2B50" w:rsidRPr="006D0E03">
        <w:t>s</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75"/>
        <w:gridCol w:w="8201"/>
      </w:tblGrid>
      <w:tr w:rsidR="00C6772C" w:rsidRPr="006D0E03" w14:paraId="6F37DF47" w14:textId="77777777" w:rsidTr="00EB0D61">
        <w:tc>
          <w:tcPr>
            <w:tcW w:w="1375" w:type="dxa"/>
          </w:tcPr>
          <w:p w14:paraId="1607EDA2" w14:textId="77777777" w:rsidR="00C6772C" w:rsidRPr="006D0E03" w:rsidRDefault="00C6772C" w:rsidP="00597DB2">
            <w:pPr>
              <w:pStyle w:val="BodyText"/>
              <w:rPr>
                <w:b/>
              </w:rPr>
            </w:pPr>
            <w:r w:rsidRPr="006D0E03">
              <w:rPr>
                <w:b/>
              </w:rPr>
              <w:t>Actor:</w:t>
            </w:r>
          </w:p>
        </w:tc>
        <w:tc>
          <w:tcPr>
            <w:tcW w:w="8201" w:type="dxa"/>
          </w:tcPr>
          <w:p w14:paraId="49341C8B" w14:textId="21BCF062" w:rsidR="00C6772C" w:rsidRPr="006D0E03" w:rsidRDefault="0039609E" w:rsidP="00597DB2">
            <w:pPr>
              <w:pStyle w:val="BodyText"/>
            </w:pPr>
            <w:r w:rsidRPr="006D0E03">
              <w:t>Heartbeat</w:t>
            </w:r>
            <w:r w:rsidR="00AF33CA" w:rsidRPr="006D0E03">
              <w:t xml:space="preserve"> Reporter</w:t>
            </w:r>
          </w:p>
        </w:tc>
      </w:tr>
      <w:tr w:rsidR="00C6772C" w:rsidRPr="006D0E03" w14:paraId="7B665CA9" w14:textId="77777777" w:rsidTr="00EB0D61">
        <w:tc>
          <w:tcPr>
            <w:tcW w:w="1375" w:type="dxa"/>
          </w:tcPr>
          <w:p w14:paraId="4D7D9E61" w14:textId="77777777" w:rsidR="00C6772C" w:rsidRPr="006D0E03" w:rsidRDefault="00C6772C" w:rsidP="00597DB2">
            <w:pPr>
              <w:pStyle w:val="BodyText"/>
              <w:rPr>
                <w:b/>
              </w:rPr>
            </w:pPr>
            <w:r w:rsidRPr="006D0E03">
              <w:rPr>
                <w:b/>
              </w:rPr>
              <w:t>Role:</w:t>
            </w:r>
          </w:p>
        </w:tc>
        <w:tc>
          <w:tcPr>
            <w:tcW w:w="8201" w:type="dxa"/>
          </w:tcPr>
          <w:p w14:paraId="7A0D73C1" w14:textId="77777777" w:rsidR="00C6772C" w:rsidRPr="006D0E03" w:rsidRDefault="00970A0A" w:rsidP="00597DB2">
            <w:pPr>
              <w:pStyle w:val="BodyText"/>
            </w:pPr>
            <w:r w:rsidRPr="006D0E03">
              <w:t xml:space="preserve">Indicates its </w:t>
            </w:r>
            <w:r w:rsidR="00983302" w:rsidRPr="006D0E03">
              <w:t>communication state</w:t>
            </w:r>
            <w:r w:rsidR="007E104F" w:rsidRPr="006D0E03">
              <w:t xml:space="preserve"> </w:t>
            </w:r>
            <w:r w:rsidR="00983302" w:rsidRPr="006D0E03">
              <w:t>by sending</w:t>
            </w:r>
            <w:r w:rsidR="00F80597" w:rsidRPr="006D0E03">
              <w:t xml:space="preserve"> heartbeat messages</w:t>
            </w:r>
            <w:r w:rsidR="00EA480D" w:rsidRPr="006D0E03">
              <w:t xml:space="preserve"> with the current state information on a regular basis.</w:t>
            </w:r>
          </w:p>
          <w:p w14:paraId="6731C52E" w14:textId="3E74044B" w:rsidR="00CD1AE1" w:rsidRPr="006D0E03" w:rsidRDefault="00CD1AE1" w:rsidP="00597DB2">
            <w:pPr>
              <w:pStyle w:val="BodyText"/>
            </w:pPr>
            <w:r w:rsidRPr="006D0E03">
              <w:t>Receives</w:t>
            </w:r>
            <w:r w:rsidR="00CA2A72" w:rsidRPr="006D0E03">
              <w:t xml:space="preserve"> HL7 acknowledgement messages </w:t>
            </w:r>
            <w:r w:rsidR="000A2E21" w:rsidRPr="006D0E03">
              <w:t>with</w:t>
            </w:r>
            <w:r w:rsidRPr="006D0E03">
              <w:t xml:space="preserve"> the current communication state information</w:t>
            </w:r>
            <w:r w:rsidR="009522AA" w:rsidRPr="006D0E03">
              <w:t xml:space="preserve"> </w:t>
            </w:r>
            <w:r w:rsidR="000A2E21" w:rsidRPr="006D0E03">
              <w:t>of</w:t>
            </w:r>
            <w:r w:rsidR="009522AA" w:rsidRPr="006D0E03">
              <w:t xml:space="preserve"> the </w:t>
            </w:r>
            <w:r w:rsidR="00E5770D" w:rsidRPr="006D0E03">
              <w:t>Heartbeat</w:t>
            </w:r>
            <w:r w:rsidR="009522AA" w:rsidRPr="006D0E03">
              <w:t xml:space="preserve"> Consumer</w:t>
            </w:r>
            <w:r w:rsidR="00B64918" w:rsidRPr="006D0E03">
              <w:t>.</w:t>
            </w:r>
          </w:p>
        </w:tc>
      </w:tr>
      <w:tr w:rsidR="00C6772C" w:rsidRPr="006D0E03" w14:paraId="1BB7A4B6" w14:textId="77777777" w:rsidTr="00EB0D61">
        <w:tc>
          <w:tcPr>
            <w:tcW w:w="1375" w:type="dxa"/>
          </w:tcPr>
          <w:p w14:paraId="20FDAF44" w14:textId="77777777" w:rsidR="00C6772C" w:rsidRPr="006D0E03" w:rsidRDefault="00C6772C" w:rsidP="00597DB2">
            <w:pPr>
              <w:pStyle w:val="BodyText"/>
              <w:rPr>
                <w:b/>
              </w:rPr>
            </w:pPr>
            <w:r w:rsidRPr="006D0E03">
              <w:rPr>
                <w:b/>
              </w:rPr>
              <w:t>Actor:</w:t>
            </w:r>
          </w:p>
        </w:tc>
        <w:tc>
          <w:tcPr>
            <w:tcW w:w="8201" w:type="dxa"/>
          </w:tcPr>
          <w:p w14:paraId="3F397E86" w14:textId="6C2137A2" w:rsidR="00701B3A" w:rsidRPr="006D0E03" w:rsidRDefault="00E5770D" w:rsidP="00597DB2">
            <w:pPr>
              <w:pStyle w:val="BodyText"/>
            </w:pPr>
            <w:r w:rsidRPr="006D0E03">
              <w:t>Heartbeat</w:t>
            </w:r>
            <w:r w:rsidR="003C308F" w:rsidRPr="006D0E03">
              <w:t xml:space="preserve"> </w:t>
            </w:r>
            <w:r w:rsidR="00D846BE" w:rsidRPr="006D0E03">
              <w:t>Consumer</w:t>
            </w:r>
          </w:p>
        </w:tc>
      </w:tr>
      <w:tr w:rsidR="00C6772C" w:rsidRPr="006D0E03" w14:paraId="33848F91" w14:textId="77777777" w:rsidTr="00EB0D61">
        <w:tc>
          <w:tcPr>
            <w:tcW w:w="1375" w:type="dxa"/>
          </w:tcPr>
          <w:p w14:paraId="6F369F46" w14:textId="77777777" w:rsidR="00C6772C" w:rsidRPr="006D0E03" w:rsidRDefault="00C6772C" w:rsidP="00597DB2">
            <w:pPr>
              <w:pStyle w:val="BodyText"/>
              <w:rPr>
                <w:b/>
              </w:rPr>
            </w:pPr>
            <w:r w:rsidRPr="006D0E03">
              <w:rPr>
                <w:b/>
              </w:rPr>
              <w:t>Role:</w:t>
            </w:r>
          </w:p>
        </w:tc>
        <w:tc>
          <w:tcPr>
            <w:tcW w:w="8201" w:type="dxa"/>
          </w:tcPr>
          <w:p w14:paraId="18282B42" w14:textId="70F4B0EE" w:rsidR="007A0861" w:rsidRPr="006D0E03" w:rsidRDefault="007E104F" w:rsidP="00597DB2">
            <w:pPr>
              <w:pStyle w:val="BodyText"/>
            </w:pPr>
            <w:r w:rsidRPr="006D0E03">
              <w:t>Receives the</w:t>
            </w:r>
            <w:r w:rsidR="00EB0D61" w:rsidRPr="006D0E03">
              <w:t xml:space="preserve"> current</w:t>
            </w:r>
            <w:r w:rsidRPr="006D0E03">
              <w:t xml:space="preserve"> </w:t>
            </w:r>
            <w:r w:rsidR="00EB0D61" w:rsidRPr="006D0E03">
              <w:t xml:space="preserve">communication state information </w:t>
            </w:r>
            <w:r w:rsidR="00B64918" w:rsidRPr="006D0E03">
              <w:t>of the</w:t>
            </w:r>
            <w:r w:rsidR="006773D0" w:rsidRPr="006D0E03">
              <w:t xml:space="preserve"> </w:t>
            </w:r>
            <w:r w:rsidR="00E5770D" w:rsidRPr="006D0E03">
              <w:t>Heartbeat</w:t>
            </w:r>
            <w:r w:rsidR="006773D0" w:rsidRPr="006D0E03">
              <w:t xml:space="preserve"> Reporter.</w:t>
            </w:r>
          </w:p>
          <w:p w14:paraId="1D89335F" w14:textId="70340EC9" w:rsidR="006773D0" w:rsidRPr="006D0E03" w:rsidRDefault="006773D0" w:rsidP="00597DB2">
            <w:pPr>
              <w:pStyle w:val="BodyText"/>
            </w:pPr>
            <w:r w:rsidRPr="006D0E03">
              <w:t>Indicates its communication state by acknowledging heartbeat messages with the current state information.</w:t>
            </w:r>
          </w:p>
        </w:tc>
      </w:tr>
    </w:tbl>
    <w:p w14:paraId="0DB3597E" w14:textId="77777777" w:rsidR="00781E38" w:rsidRDefault="00781E38" w:rsidP="003B70A2">
      <w:pPr>
        <w:pStyle w:val="BodyText"/>
      </w:pPr>
    </w:p>
    <w:p w14:paraId="3B3E07AF" w14:textId="34BB3A2B" w:rsidR="00DA7FE0" w:rsidRPr="006D0E03" w:rsidRDefault="00613604" w:rsidP="003B70A2">
      <w:pPr>
        <w:pStyle w:val="BodyText"/>
      </w:pPr>
      <w:r w:rsidRPr="006D0E03">
        <w:t xml:space="preserve">Transaction text specifies behavior for each </w:t>
      </w:r>
      <w:r w:rsidR="008A63C9" w:rsidRPr="006D0E03">
        <w:t>r</w:t>
      </w:r>
      <w:r w:rsidRPr="006D0E03">
        <w:t xml:space="preserve">ole. The behavior of specific </w:t>
      </w:r>
      <w:r w:rsidR="008A63C9" w:rsidRPr="006D0E03">
        <w:t>a</w:t>
      </w:r>
      <w:r w:rsidRPr="006D0E03">
        <w:t xml:space="preserve">ctors may also be specified when it goes beyond that of the general </w:t>
      </w:r>
      <w:r w:rsidR="008A63C9" w:rsidRPr="006D0E03">
        <w:t>r</w:t>
      </w:r>
      <w:r w:rsidRPr="006D0E03">
        <w:t>ole.</w:t>
      </w:r>
    </w:p>
    <w:p w14:paraId="55B9A7DA" w14:textId="3C6EE72C" w:rsidR="00CF283F" w:rsidRPr="006D0E03" w:rsidRDefault="00303E20" w:rsidP="00303E20">
      <w:pPr>
        <w:pStyle w:val="Heading3"/>
        <w:numPr>
          <w:ilvl w:val="0"/>
          <w:numId w:val="0"/>
        </w:numPr>
        <w:rPr>
          <w:noProof w:val="0"/>
        </w:rPr>
      </w:pPr>
      <w:bookmarkStart w:id="216" w:name="_Toc345074675"/>
      <w:bookmarkStart w:id="217" w:name="_Toc18414935"/>
      <w:bookmarkStart w:id="218" w:name="_Toc235097014"/>
      <w:r w:rsidRPr="006D0E03">
        <w:rPr>
          <w:noProof w:val="0"/>
        </w:rPr>
        <w:t>3</w:t>
      </w:r>
      <w:r w:rsidR="00CF283F" w:rsidRPr="006D0E03">
        <w:rPr>
          <w:noProof w:val="0"/>
        </w:rPr>
        <w:t>.</w:t>
      </w:r>
      <w:r w:rsidR="00693660" w:rsidRPr="006D0E03">
        <w:rPr>
          <w:noProof w:val="0"/>
        </w:rPr>
        <w:t>53</w:t>
      </w:r>
      <w:r w:rsidR="00CF283F" w:rsidRPr="006D0E03">
        <w:rPr>
          <w:noProof w:val="0"/>
        </w:rPr>
        <w:t>.3 Referenced Standard</w:t>
      </w:r>
      <w:r w:rsidR="00DD13DB" w:rsidRPr="006D0E03">
        <w:rPr>
          <w:noProof w:val="0"/>
        </w:rPr>
        <w:t>s</w:t>
      </w:r>
      <w:bookmarkEnd w:id="216"/>
      <w:bookmarkEnd w:id="217"/>
      <w:bookmarkEnd w:id="218"/>
    </w:p>
    <w:p w14:paraId="38444E53" w14:textId="66F2D819" w:rsidR="00384DC8" w:rsidRPr="006D0E03" w:rsidRDefault="00384DC8" w:rsidP="00384DC8">
      <w:pPr>
        <w:pStyle w:val="ListBullet2"/>
        <w:rPr>
          <w:iCs/>
        </w:rPr>
      </w:pPr>
      <w:r w:rsidRPr="006D0E03">
        <w:rPr>
          <w:iCs/>
        </w:rPr>
        <w:t xml:space="preserve">HL7 2.6 Chapters 2, 3, 5 and 7 </w:t>
      </w:r>
    </w:p>
    <w:p w14:paraId="010549BC" w14:textId="1B0F3A7F" w:rsidR="00CF283F" w:rsidRPr="006D0E03" w:rsidRDefault="00303E20" w:rsidP="00303E20">
      <w:pPr>
        <w:pStyle w:val="Heading3"/>
        <w:numPr>
          <w:ilvl w:val="0"/>
          <w:numId w:val="0"/>
        </w:numPr>
        <w:rPr>
          <w:noProof w:val="0"/>
        </w:rPr>
      </w:pPr>
      <w:bookmarkStart w:id="219" w:name="_Toc345074676"/>
      <w:bookmarkStart w:id="220" w:name="_Toc18414936"/>
      <w:bookmarkStart w:id="221" w:name="_Toc235097015"/>
      <w:r w:rsidRPr="006D0E03">
        <w:rPr>
          <w:noProof w:val="0"/>
        </w:rPr>
        <w:t>3</w:t>
      </w:r>
      <w:r w:rsidR="00CF283F" w:rsidRPr="006D0E03">
        <w:rPr>
          <w:noProof w:val="0"/>
        </w:rPr>
        <w:t>.</w:t>
      </w:r>
      <w:r w:rsidR="00693660" w:rsidRPr="006D0E03">
        <w:rPr>
          <w:noProof w:val="0"/>
        </w:rPr>
        <w:t>53</w:t>
      </w:r>
      <w:r w:rsidR="00CF283F" w:rsidRPr="006D0E03">
        <w:rPr>
          <w:noProof w:val="0"/>
        </w:rPr>
        <w:t xml:space="preserve">.4 </w:t>
      </w:r>
      <w:bookmarkEnd w:id="219"/>
      <w:r w:rsidR="00FB40F9" w:rsidRPr="006D0E03">
        <w:rPr>
          <w:noProof w:val="0"/>
        </w:rPr>
        <w:t>Messages</w:t>
      </w:r>
      <w:bookmarkEnd w:id="220"/>
      <w:bookmarkEnd w:id="221"/>
    </w:p>
    <w:p w14:paraId="42EA6359" w14:textId="65ED4E67" w:rsidR="00CF283F" w:rsidRPr="006D0E03" w:rsidRDefault="00DD13DB" w:rsidP="00BD5221">
      <w:pPr>
        <w:pStyle w:val="BodyText"/>
      </w:pPr>
      <w:r w:rsidRPr="006D0E03">
        <w:t>T</w:t>
      </w:r>
      <w:r w:rsidR="00CF283F" w:rsidRPr="006D0E03">
        <w:t>he interaction diagram shows the detailed standards-based message exchange that makes up the IHE transaction</w:t>
      </w:r>
      <w:r w:rsidR="00703C65" w:rsidRPr="006D0E03">
        <w:t>:</w:t>
      </w:r>
    </w:p>
    <w:p w14:paraId="34F23410" w14:textId="7DFC1AE7" w:rsidR="007C1AAC" w:rsidRPr="006D0E03" w:rsidRDefault="005B5D47">
      <w:pPr>
        <w:pStyle w:val="BodyText"/>
      </w:pPr>
      <w:r w:rsidRPr="006D0E03">
        <w:rPr>
          <w:noProof/>
        </w:rPr>
        <w:lastRenderedPageBreak/>
        <mc:AlternateContent>
          <mc:Choice Requires="wpc">
            <w:drawing>
              <wp:inline distT="0" distB="0" distL="0" distR="0" wp14:anchorId="63C8C766" wp14:editId="596F09FB">
                <wp:extent cx="5943600" cy="2000250"/>
                <wp:effectExtent l="0" t="0" r="0" b="0"/>
                <wp:docPr id="159" name="Canvas 1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160"/>
                        <wps:cNvSpPr txBox="1">
                          <a:spLocks noChangeArrowheads="1"/>
                        </wps:cNvSpPr>
                        <wps:spPr bwMode="auto">
                          <a:xfrm>
                            <a:off x="952500" y="100965"/>
                            <a:ext cx="1276350" cy="53467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8AA4C87" w14:textId="539ADF12" w:rsidR="00A67137" w:rsidRPr="007C1AAC" w:rsidRDefault="00B2510A" w:rsidP="007C1AAC">
                              <w:pPr>
                                <w:jc w:val="center"/>
                                <w:rPr>
                                  <w:sz w:val="22"/>
                                  <w:szCs w:val="22"/>
                                </w:rPr>
                              </w:pPr>
                              <w:r>
                                <w:rPr>
                                  <w:sz w:val="22"/>
                                  <w:szCs w:val="22"/>
                                </w:rPr>
                                <w:t>Heartbeat</w:t>
                              </w:r>
                              <w:r w:rsidR="0052146F">
                                <w:rPr>
                                  <w:sz w:val="22"/>
                                  <w:szCs w:val="22"/>
                                </w:rPr>
                                <w:t xml:space="preserve"> Reporter</w:t>
                              </w:r>
                            </w:p>
                          </w:txbxContent>
                        </wps:txbx>
                        <wps:bodyPr rot="0" vert="horz" wrap="square" lIns="91440" tIns="45720" rIns="91440" bIns="45720" anchor="t" anchorCtr="0" upright="1">
                          <a:noAutofit/>
                        </wps:bodyPr>
                      </wps:wsp>
                      <wps:wsp>
                        <wps:cNvPr id="3" name="Line 161"/>
                        <wps:cNvCnPr>
                          <a:cxnSpLocks noChangeShapeType="1"/>
                        </wps:cNvCnPr>
                        <wps:spPr bwMode="auto">
                          <a:xfrm>
                            <a:off x="1584960" y="599440"/>
                            <a:ext cx="635" cy="1280160"/>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 name="Text Box 162"/>
                        <wps:cNvSpPr txBox="1">
                          <a:spLocks noChangeArrowheads="1"/>
                        </wps:cNvSpPr>
                        <wps:spPr bwMode="auto">
                          <a:xfrm>
                            <a:off x="2076450" y="635635"/>
                            <a:ext cx="2247900" cy="28638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9AAFD19" w14:textId="6EC72BDF" w:rsidR="00A67137" w:rsidRPr="007C1AAC" w:rsidRDefault="007E2EBB" w:rsidP="007C1AAC">
                              <w:pPr>
                                <w:rPr>
                                  <w:sz w:val="22"/>
                                  <w:szCs w:val="22"/>
                                </w:rPr>
                              </w:pPr>
                              <w:r w:rsidRPr="007E2EBB">
                                <w:rPr>
                                  <w:sz w:val="22"/>
                                  <w:szCs w:val="22"/>
                                </w:rPr>
                                <w:t>Request Heartbeat Response</w:t>
                              </w:r>
                              <w:r w:rsidR="002374F1">
                                <w:rPr>
                                  <w:sz w:val="22"/>
                                  <w:szCs w:val="22"/>
                                </w:rPr>
                                <w:t xml:space="preserve"> [DEV-53]</w:t>
                              </w:r>
                            </w:p>
                          </w:txbxContent>
                        </wps:txbx>
                        <wps:bodyPr rot="0" vert="horz" wrap="square" lIns="0" tIns="0" rIns="0" bIns="0" anchor="t" anchorCtr="0" upright="1">
                          <a:noAutofit/>
                        </wps:bodyPr>
                      </wps:wsp>
                      <wps:wsp>
                        <wps:cNvPr id="5" name="Line 163"/>
                        <wps:cNvCnPr>
                          <a:cxnSpLocks noChangeShapeType="1"/>
                        </wps:cNvCnPr>
                        <wps:spPr bwMode="auto">
                          <a:xfrm>
                            <a:off x="4727575" y="519430"/>
                            <a:ext cx="635" cy="1230630"/>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 name="Rectangle 164"/>
                        <wps:cNvSpPr>
                          <a:spLocks noChangeArrowheads="1"/>
                        </wps:cNvSpPr>
                        <wps:spPr bwMode="auto">
                          <a:xfrm>
                            <a:off x="1513205" y="700405"/>
                            <a:ext cx="169545" cy="853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165"/>
                        <wps:cNvSpPr>
                          <a:spLocks noChangeArrowheads="1"/>
                        </wps:cNvSpPr>
                        <wps:spPr bwMode="auto">
                          <a:xfrm>
                            <a:off x="4625975" y="719455"/>
                            <a:ext cx="203835" cy="8680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Line 166"/>
                        <wps:cNvCnPr>
                          <a:cxnSpLocks noChangeShapeType="1"/>
                        </wps:cNvCnPr>
                        <wps:spPr bwMode="auto">
                          <a:xfrm>
                            <a:off x="1695450" y="902335"/>
                            <a:ext cx="2943225"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 name="Text Box 167"/>
                        <wps:cNvSpPr txBox="1">
                          <a:spLocks noChangeArrowheads="1"/>
                        </wps:cNvSpPr>
                        <wps:spPr bwMode="auto">
                          <a:xfrm>
                            <a:off x="4048125" y="100965"/>
                            <a:ext cx="1323975" cy="53467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FCF01AB" w14:textId="1913D869" w:rsidR="00A67137" w:rsidRPr="007C1AAC" w:rsidRDefault="00B2510A" w:rsidP="007C1AAC">
                              <w:pPr>
                                <w:jc w:val="center"/>
                                <w:rPr>
                                  <w:sz w:val="22"/>
                                  <w:szCs w:val="22"/>
                                </w:rPr>
                              </w:pPr>
                              <w:r>
                                <w:rPr>
                                  <w:sz w:val="22"/>
                                  <w:szCs w:val="22"/>
                                </w:rPr>
                                <w:t>Heartbeat</w:t>
                              </w:r>
                              <w:r w:rsidR="00EF2126">
                                <w:rPr>
                                  <w:sz w:val="22"/>
                                  <w:szCs w:val="22"/>
                                </w:rPr>
                                <w:t xml:space="preserve"> Consumer</w:t>
                              </w:r>
                            </w:p>
                          </w:txbxContent>
                        </wps:txbx>
                        <wps:bodyPr rot="0" vert="horz" wrap="square" lIns="91440" tIns="45720" rIns="91440" bIns="45720" anchor="t" anchorCtr="0" upright="1">
                          <a:noAutofit/>
                        </wps:bodyPr>
                      </wps:wsp>
                      <wps:wsp>
                        <wps:cNvPr id="1625702343" name="Line 168"/>
                        <wps:cNvCnPr>
                          <a:cxnSpLocks noChangeShapeType="1"/>
                        </wps:cNvCnPr>
                        <wps:spPr bwMode="auto">
                          <a:xfrm flipH="1">
                            <a:off x="1685585" y="1409360"/>
                            <a:ext cx="2930525" cy="0"/>
                          </a:xfrm>
                          <a:prstGeom prst="line">
                            <a:avLst/>
                          </a:prstGeom>
                          <a:noFill/>
                          <a:ln w="9525">
                            <a:solidFill>
                              <a:srgbClr val="000000"/>
                            </a:solidFill>
                            <a:round/>
                            <a:headEnd/>
                            <a:tailEnd type="triangle" w="med" len="med"/>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627400637" name="Text Box 169"/>
                        <wps:cNvSpPr txBox="1">
                          <a:spLocks noChangeArrowheads="1"/>
                        </wps:cNvSpPr>
                        <wps:spPr bwMode="auto">
                          <a:xfrm>
                            <a:off x="1875450" y="1122975"/>
                            <a:ext cx="2657475" cy="286385"/>
                          </a:xfrm>
                          <a:prstGeom prst="rect">
                            <a:avLst/>
                          </a:prstGeom>
                          <a:noFill/>
                          <a:ln>
                            <a:noFill/>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502A701" w14:textId="2478E26A" w:rsidR="002E4526" w:rsidRDefault="002B7A70" w:rsidP="002E4526">
                              <w:pPr>
                                <w:rPr>
                                  <w:sz w:val="22"/>
                                  <w:szCs w:val="22"/>
                                </w:rPr>
                              </w:pPr>
                              <w:r>
                                <w:rPr>
                                  <w:sz w:val="22"/>
                                  <w:szCs w:val="22"/>
                                </w:rPr>
                                <w:t xml:space="preserve">Receipt </w:t>
                              </w:r>
                              <w:r w:rsidR="002E4526">
                                <w:rPr>
                                  <w:sz w:val="22"/>
                                  <w:szCs w:val="22"/>
                                </w:rPr>
                                <w:t>Acknowledge</w:t>
                              </w:r>
                              <w:r>
                                <w:rPr>
                                  <w:sz w:val="22"/>
                                  <w:szCs w:val="22"/>
                                </w:rPr>
                                <w:t>ment</w:t>
                              </w:r>
                              <w:r w:rsidR="002E4526">
                                <w:rPr>
                                  <w:sz w:val="22"/>
                                  <w:szCs w:val="22"/>
                                </w:rPr>
                                <w:t xml:space="preserve"> Heartbeat Message</w:t>
                              </w:r>
                            </w:p>
                          </w:txbxContent>
                        </wps:txbx>
                        <wps:bodyPr rot="0" vert="horz" wrap="square" lIns="0" tIns="0" rIns="0" bIns="0" anchor="t" anchorCtr="0" upright="1">
                          <a:noAutofit/>
                        </wps:bodyPr>
                      </wps:wsp>
                    </wpc:wpc>
                  </a:graphicData>
                </a:graphic>
              </wp:inline>
            </w:drawing>
          </mc:Choice>
          <mc:Fallback>
            <w:pict>
              <v:group w14:anchorId="63C8C766" id="Canvas 159" o:spid="_x0000_s1056" editas="canvas" style="width:468pt;height:157.5pt;mso-position-horizontal-relative:char;mso-position-vertical-relative:line" coordsize="59436,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">
                <v:shape id="_x0000_s1057" type="#_x0000_t75" style="position:absolute;width:59436;height:20002;visibility:visible;mso-wrap-style:square">
                  <v:fill o:detectmouseclick="t"/>
                  <v:path o:connecttype="none"/>
                </v:shape>
                <v:shape id="Text Box 160" o:spid="_x0000_s1058" type="#_x0000_t202" style="position:absolute;left:9525;top:1009;width:12763;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38AA4C87" w14:textId="539ADF12" w:rsidR="00A67137" w:rsidRPr="007C1AAC" w:rsidRDefault="00B2510A" w:rsidP="007C1AAC">
                        <w:pPr>
                          <w:jc w:val="center"/>
                          <w:rPr>
                            <w:sz w:val="22"/>
                            <w:szCs w:val="22"/>
                          </w:rPr>
                        </w:pPr>
                        <w:r>
                          <w:rPr>
                            <w:sz w:val="22"/>
                            <w:szCs w:val="22"/>
                          </w:rPr>
                          <w:t>Heartbeat</w:t>
                        </w:r>
                        <w:r w:rsidR="0052146F">
                          <w:rPr>
                            <w:sz w:val="22"/>
                            <w:szCs w:val="22"/>
                          </w:rPr>
                          <w:t xml:space="preserve"> Reporter</w:t>
                        </w:r>
                      </w:p>
                    </w:txbxContent>
                  </v:textbox>
                </v:shape>
                <v:line id="Line 161" o:spid="_x0000_s1059" style="position:absolute;visibility:visible;mso-wrap-style:square" from="15849,5994" to="15855,18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5KNwwAAANoAAAAPAAAAZHJzL2Rvd25yZXYueG1sRI9fa8Iw&#10;FMXfB36HcIW9zdQN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IJeSjcMAAADaAAAADwAA&#10;AAAAAAAAAAAAAAAHAgAAZHJzL2Rvd25yZXYueG1sUEsFBgAAAAADAAMAtwAAAPcCAAAAAA==&#10;">
                  <v:stroke dashstyle="dash"/>
                </v:line>
                <v:shape id="Text Box 162" o:spid="_x0000_s1060" type="#_x0000_t202" style="position:absolute;left:20764;top:6356;width:22479;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9AAFD19" w14:textId="6EC72BDF" w:rsidR="00A67137" w:rsidRPr="007C1AAC" w:rsidRDefault="007E2EBB" w:rsidP="007C1AAC">
                        <w:pPr>
                          <w:rPr>
                            <w:sz w:val="22"/>
                            <w:szCs w:val="22"/>
                          </w:rPr>
                        </w:pPr>
                        <w:r w:rsidRPr="007E2EBB">
                          <w:rPr>
                            <w:sz w:val="22"/>
                            <w:szCs w:val="22"/>
                          </w:rPr>
                          <w:t>Request Heartbeat Response</w:t>
                        </w:r>
                        <w:r w:rsidR="002374F1">
                          <w:rPr>
                            <w:sz w:val="22"/>
                            <w:szCs w:val="22"/>
                          </w:rPr>
                          <w:t xml:space="preserve"> [DEV-53]</w:t>
                        </w:r>
                      </w:p>
                    </w:txbxContent>
                  </v:textbox>
                </v:shape>
                <v:line id="Line 163" o:spid="_x0000_s1061" style="position:absolute;visibility:visible;mso-wrap-style:square" from="47275,5194" to="47282,1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9iwwAAANoAAAAPAAAAZHJzL2Rvd25yZXYueG1sRI9fa8Iw&#10;FMXfB36HcIW9zdTB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wDKvYsMAAADaAAAADwAA&#10;AAAAAAAAAAAAAAAHAgAAZHJzL2Rvd25yZXYueG1sUEsFBgAAAAADAAMAtwAAAPcCAAAAAA==&#10;">
                  <v:stroke dashstyle="dash"/>
                </v:line>
                <v:rect id="Rectangle 164" o:spid="_x0000_s1062" style="position:absolute;left:15132;top:7004;width:1695;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165" o:spid="_x0000_s1063" style="position:absolute;left:46259;top:7194;width:2039;height:8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line id="Line 166" o:spid="_x0000_s1064" style="position:absolute;visibility:visible;mso-wrap-style:square" from="16954,9023" to="46386,9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">
                  <v:stroke endarrow="block"/>
                </v:line>
                <v:shape id="Text Box 167" o:spid="_x0000_s1065" type="#_x0000_t202" style="position:absolute;left:40481;top:1009;width:13240;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7FCF01AB" w14:textId="1913D869" w:rsidR="00A67137" w:rsidRPr="007C1AAC" w:rsidRDefault="00B2510A" w:rsidP="007C1AAC">
                        <w:pPr>
                          <w:jc w:val="center"/>
                          <w:rPr>
                            <w:sz w:val="22"/>
                            <w:szCs w:val="22"/>
                          </w:rPr>
                        </w:pPr>
                        <w:r>
                          <w:rPr>
                            <w:sz w:val="22"/>
                            <w:szCs w:val="22"/>
                          </w:rPr>
                          <w:t>Heartbeat</w:t>
                        </w:r>
                        <w:r w:rsidR="00EF2126">
                          <w:rPr>
                            <w:sz w:val="22"/>
                            <w:szCs w:val="22"/>
                          </w:rPr>
                          <w:t xml:space="preserve"> Consumer</w:t>
                        </w:r>
                      </w:p>
                    </w:txbxContent>
                  </v:textbox>
                </v:shape>
                <v:line id="Line 168" o:spid="_x0000_s1066" style="position:absolute;flip:x;visibility:visible;mso-wrap-style:square" from="16855,14093" to="46161,14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">
                  <v:stroke endarrow="block"/>
                </v:line>
                <v:shape id="Text Box 169" o:spid="_x0000_s1067" type="#_x0000_t202" style="position:absolute;left:18754;top:11229;width:26575;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" filled="f" stroked="f">
                  <v:textbox inset="0,0,0,0">
                    <w:txbxContent>
                      <w:p w14:paraId="1502A701" w14:textId="2478E26A" w:rsidR="002E4526" w:rsidRDefault="002B7A70" w:rsidP="002E4526">
                        <w:pPr>
                          <w:rPr>
                            <w:sz w:val="22"/>
                            <w:szCs w:val="22"/>
                          </w:rPr>
                        </w:pPr>
                        <w:r>
                          <w:rPr>
                            <w:sz w:val="22"/>
                            <w:szCs w:val="22"/>
                          </w:rPr>
                          <w:t xml:space="preserve">Receipt </w:t>
                        </w:r>
                        <w:r w:rsidR="002E4526">
                          <w:rPr>
                            <w:sz w:val="22"/>
                            <w:szCs w:val="22"/>
                          </w:rPr>
                          <w:t>Acknowledge</w:t>
                        </w:r>
                        <w:r>
                          <w:rPr>
                            <w:sz w:val="22"/>
                            <w:szCs w:val="22"/>
                          </w:rPr>
                          <w:t>ment</w:t>
                        </w:r>
                        <w:r w:rsidR="002E4526">
                          <w:rPr>
                            <w:sz w:val="22"/>
                            <w:szCs w:val="22"/>
                          </w:rPr>
                          <w:t xml:space="preserve"> Heartbeat Message</w:t>
                        </w:r>
                      </w:p>
                    </w:txbxContent>
                  </v:textbox>
                </v:shape>
                <w10:anchorlock/>
              </v:group>
            </w:pict>
          </mc:Fallback>
        </mc:AlternateContent>
      </w:r>
    </w:p>
    <w:p w14:paraId="4BA109AD" w14:textId="5AED9948" w:rsidR="00FB40F9" w:rsidRPr="006D0E03" w:rsidRDefault="00FB40F9" w:rsidP="00AF5B2B">
      <w:pPr>
        <w:pStyle w:val="FigureTitle"/>
      </w:pPr>
      <w:r w:rsidRPr="006D0E03">
        <w:t>Figure 3.</w:t>
      </w:r>
      <w:r w:rsidR="008C59D9" w:rsidRPr="006D0E03">
        <w:t>53</w:t>
      </w:r>
      <w:r w:rsidRPr="006D0E03">
        <w:t>.4-1: Interaction Diagram</w:t>
      </w:r>
    </w:p>
    <w:p w14:paraId="5DBBBBD4" w14:textId="66385BF0" w:rsidR="00CF283F" w:rsidRPr="006D0E03" w:rsidRDefault="00303E20" w:rsidP="00680648">
      <w:pPr>
        <w:pStyle w:val="Heading4"/>
        <w:numPr>
          <w:ilvl w:val="0"/>
          <w:numId w:val="0"/>
        </w:numPr>
        <w:rPr>
          <w:noProof w:val="0"/>
        </w:rPr>
      </w:pPr>
      <w:bookmarkStart w:id="222" w:name="_Toc345074677"/>
      <w:bookmarkStart w:id="223" w:name="_Toc235097016"/>
      <w:r w:rsidRPr="006D0E03">
        <w:rPr>
          <w:noProof w:val="0"/>
        </w:rPr>
        <w:t>3</w:t>
      </w:r>
      <w:r w:rsidR="00CF283F" w:rsidRPr="006D0E03">
        <w:rPr>
          <w:noProof w:val="0"/>
        </w:rPr>
        <w:t>.</w:t>
      </w:r>
      <w:r w:rsidR="00693660" w:rsidRPr="006D0E03">
        <w:rPr>
          <w:noProof w:val="0"/>
        </w:rPr>
        <w:t>53</w:t>
      </w:r>
      <w:r w:rsidR="00CF283F" w:rsidRPr="006D0E03">
        <w:rPr>
          <w:noProof w:val="0"/>
        </w:rPr>
        <w:t xml:space="preserve">.4.1 </w:t>
      </w:r>
      <w:bookmarkEnd w:id="222"/>
      <w:r w:rsidR="00D61665" w:rsidRPr="006D0E03">
        <w:rPr>
          <w:noProof w:val="0"/>
        </w:rPr>
        <w:t>Send Heart</w:t>
      </w:r>
      <w:r w:rsidR="00DA6F9C" w:rsidRPr="006D0E03">
        <w:rPr>
          <w:noProof w:val="0"/>
        </w:rPr>
        <w:t>beat Message [DEV-53]</w:t>
      </w:r>
      <w:bookmarkEnd w:id="223"/>
    </w:p>
    <w:bookmarkEnd w:id="172"/>
    <w:bookmarkEnd w:id="173"/>
    <w:bookmarkEnd w:id="174"/>
    <w:bookmarkEnd w:id="175"/>
    <w:bookmarkEnd w:id="176"/>
    <w:p w14:paraId="7904F15C" w14:textId="640700D1" w:rsidR="00A757FE" w:rsidRPr="006D0E03" w:rsidRDefault="005B6E91" w:rsidP="00A757FE">
      <w:pPr>
        <w:pStyle w:val="BodyText"/>
      </w:pPr>
      <w:r w:rsidRPr="006D0E03">
        <w:t xml:space="preserve">For the heartbeat information, </w:t>
      </w:r>
      <w:r w:rsidR="00004850" w:rsidRPr="006D0E03">
        <w:t xml:space="preserve">an </w:t>
      </w:r>
      <w:r w:rsidR="00CA3C06" w:rsidRPr="006D0E03">
        <w:t>“</w:t>
      </w:r>
      <w:r w:rsidR="00004850" w:rsidRPr="006D0E03">
        <w:t>in</w:t>
      </w:r>
      <w:r w:rsidRPr="006D0E03">
        <w:t>-line” event is utilized</w:t>
      </w:r>
      <w:r w:rsidR="0034181C" w:rsidRPr="006D0E03">
        <w:t xml:space="preserve">, which indicates </w:t>
      </w:r>
      <w:r w:rsidR="00AB7A45" w:rsidRPr="006D0E03">
        <w:t xml:space="preserve">to the </w:t>
      </w:r>
      <w:r w:rsidR="002B7A70" w:rsidRPr="006D0E03">
        <w:t xml:space="preserve">HEARTBEAT </w:t>
      </w:r>
      <w:r w:rsidR="002F6F31" w:rsidRPr="006D0E03">
        <w:t>CONSUMER (</w:t>
      </w:r>
      <w:r w:rsidR="002B7A70" w:rsidRPr="006D0E03">
        <w:t>HC</w:t>
      </w:r>
      <w:r w:rsidR="002F6F31" w:rsidRPr="006D0E03">
        <w:t>)</w:t>
      </w:r>
      <w:r w:rsidR="00F1772D" w:rsidRPr="006D0E03">
        <w:t xml:space="preserve"> </w:t>
      </w:r>
      <w:r w:rsidR="00EF45DD" w:rsidRPr="006D0E03">
        <w:t xml:space="preserve">the </w:t>
      </w:r>
      <w:r w:rsidR="00F1772D" w:rsidRPr="006D0E03">
        <w:t>MONITORED</w:t>
      </w:r>
      <w:r w:rsidR="00EF45DD" w:rsidRPr="006D0E03">
        <w:t xml:space="preserve"> </w:t>
      </w:r>
      <w:r w:rsidR="00F1772D" w:rsidRPr="006D0E03">
        <w:t>COMMUNICATION</w:t>
      </w:r>
      <w:r w:rsidR="00EF45DD" w:rsidRPr="006D0E03">
        <w:t xml:space="preserve"> </w:t>
      </w:r>
      <w:r w:rsidR="00772C92" w:rsidRPr="006D0E03">
        <w:t xml:space="preserve">(MC) state of the </w:t>
      </w:r>
      <w:r w:rsidR="002B7A70" w:rsidRPr="006D0E03">
        <w:t xml:space="preserve">HEARTBEAT </w:t>
      </w:r>
      <w:r w:rsidR="002F6F31" w:rsidRPr="006D0E03">
        <w:t>REPORTER (</w:t>
      </w:r>
      <w:r w:rsidR="002B7A70" w:rsidRPr="006D0E03">
        <w:t>HR</w:t>
      </w:r>
      <w:r w:rsidR="002F6F31" w:rsidRPr="006D0E03">
        <w:t>)</w:t>
      </w:r>
      <w:r w:rsidR="00772C92" w:rsidRPr="006D0E03">
        <w:t>.</w:t>
      </w:r>
    </w:p>
    <w:p w14:paraId="68395FE2" w14:textId="3EDA6777" w:rsidR="005B6E91" w:rsidRPr="006D0E03" w:rsidRDefault="002F6F31" w:rsidP="005B6E91">
      <w:pPr>
        <w:pStyle w:val="BodyText"/>
      </w:pPr>
      <w:r w:rsidRPr="006D0E03">
        <w:t xml:space="preserve">Heartbeat messages are sent by the </w:t>
      </w:r>
      <w:r w:rsidR="002B7A70" w:rsidRPr="006D0E03">
        <w:t xml:space="preserve">HR </w:t>
      </w:r>
      <w:r w:rsidRPr="006D0E03">
        <w:t xml:space="preserve">to the </w:t>
      </w:r>
      <w:r w:rsidR="002B7A70" w:rsidRPr="006D0E03">
        <w:t xml:space="preserve">HC </w:t>
      </w:r>
      <w:r w:rsidRPr="006D0E03">
        <w:t xml:space="preserve">periodically. The periodicity is part of the heartbeat information and depends on the individual </w:t>
      </w:r>
      <w:r w:rsidR="00B71AA4" w:rsidRPr="006D0E03">
        <w:t>HR</w:t>
      </w:r>
      <w:r w:rsidRPr="006D0E03">
        <w:t>.</w:t>
      </w:r>
    </w:p>
    <w:p w14:paraId="1D0C341B" w14:textId="7DEBEC39" w:rsidR="00CF283F" w:rsidRPr="006D0E03" w:rsidRDefault="00303E20" w:rsidP="00303E20">
      <w:pPr>
        <w:pStyle w:val="Heading5"/>
        <w:numPr>
          <w:ilvl w:val="0"/>
          <w:numId w:val="0"/>
        </w:numPr>
        <w:rPr>
          <w:noProof w:val="0"/>
        </w:rPr>
      </w:pPr>
      <w:bookmarkStart w:id="224" w:name="_Toc345074678"/>
      <w:bookmarkStart w:id="225" w:name="_Toc235097017"/>
      <w:r w:rsidRPr="006D0E03">
        <w:rPr>
          <w:noProof w:val="0"/>
        </w:rPr>
        <w:t>3</w:t>
      </w:r>
      <w:r w:rsidR="00CF283F" w:rsidRPr="006D0E03">
        <w:rPr>
          <w:noProof w:val="0"/>
        </w:rPr>
        <w:t>.</w:t>
      </w:r>
      <w:r w:rsidR="00693660" w:rsidRPr="006D0E03">
        <w:rPr>
          <w:noProof w:val="0"/>
        </w:rPr>
        <w:t>53</w:t>
      </w:r>
      <w:r w:rsidR="00CF283F" w:rsidRPr="006D0E03">
        <w:rPr>
          <w:noProof w:val="0"/>
        </w:rPr>
        <w:t>.4.1.1 Trigger Events</w:t>
      </w:r>
      <w:bookmarkEnd w:id="224"/>
      <w:bookmarkEnd w:id="225"/>
    </w:p>
    <w:p w14:paraId="7837B2CB" w14:textId="6B9BBADA" w:rsidR="006C371A" w:rsidRPr="006D0E03" w:rsidRDefault="00AC08DA" w:rsidP="0096773D">
      <w:pPr>
        <w:pStyle w:val="BodyText"/>
      </w:pPr>
      <w:r w:rsidRPr="006D0E03">
        <w:t>Heartbeat messages are sen</w:t>
      </w:r>
      <w:r w:rsidR="00BF1DC4" w:rsidRPr="006D0E03">
        <w:t xml:space="preserve">t automatically from the </w:t>
      </w:r>
      <w:r w:rsidR="006B5F47" w:rsidRPr="006D0E03">
        <w:t xml:space="preserve">HR </w:t>
      </w:r>
      <w:r w:rsidR="00BF1DC4" w:rsidRPr="006D0E03">
        <w:t xml:space="preserve">to the </w:t>
      </w:r>
      <w:r w:rsidR="006B5F47" w:rsidRPr="006D0E03">
        <w:t>HC</w:t>
      </w:r>
      <w:r w:rsidR="00EA1706" w:rsidRPr="006D0E03">
        <w:t xml:space="preserve">. The following </w:t>
      </w:r>
      <w:r w:rsidR="007668F0" w:rsidRPr="006D0E03">
        <w:t>states will trigger the sending</w:t>
      </w:r>
      <w:r w:rsidR="00E0051F" w:rsidRPr="006D0E03">
        <w:t xml:space="preserve"> of</w:t>
      </w:r>
      <w:r w:rsidR="008B728D" w:rsidRPr="006D0E03">
        <w:t xml:space="preserve"> a</w:t>
      </w:r>
      <w:r w:rsidR="00E0051F" w:rsidRPr="006D0E03">
        <w:t xml:space="preserve"> heartbeat message</w:t>
      </w:r>
      <w:r w:rsidR="00EA1706" w:rsidRPr="006D0E03">
        <w:t>:</w:t>
      </w:r>
    </w:p>
    <w:p w14:paraId="38750DCC" w14:textId="6E62EAF3" w:rsidR="00EA1706" w:rsidRPr="006D0E03" w:rsidRDefault="00BA7D77" w:rsidP="00BD5221">
      <w:pPr>
        <w:pStyle w:val="ListBullet2"/>
      </w:pPr>
      <w:r w:rsidRPr="006D0E03">
        <w:t xml:space="preserve">The </w:t>
      </w:r>
      <w:r w:rsidR="006B5F47" w:rsidRPr="006D0E03">
        <w:t xml:space="preserve">HR </w:t>
      </w:r>
      <w:r w:rsidR="00C7708A" w:rsidRPr="006D0E03">
        <w:t>intend</w:t>
      </w:r>
      <w:r w:rsidR="007440CC" w:rsidRPr="006D0E03">
        <w:t>s</w:t>
      </w:r>
      <w:r w:rsidR="00A04E9D" w:rsidRPr="006D0E03">
        <w:t xml:space="preserve"> to s</w:t>
      </w:r>
      <w:r w:rsidR="007440CC" w:rsidRPr="006D0E03">
        <w:t>tart a MC</w:t>
      </w:r>
      <w:r w:rsidR="00225502" w:rsidRPr="006D0E03">
        <w:t>.</w:t>
      </w:r>
    </w:p>
    <w:p w14:paraId="49468823" w14:textId="666163EE" w:rsidR="005616EA" w:rsidRPr="006D0E03" w:rsidRDefault="00E11D70" w:rsidP="00BD5221">
      <w:pPr>
        <w:pStyle w:val="ListBullet2"/>
      </w:pPr>
      <w:r w:rsidRPr="006D0E03">
        <w:t>T</w:t>
      </w:r>
      <w:r w:rsidR="002E48E5" w:rsidRPr="006D0E03">
        <w:t>he defined time interval expired</w:t>
      </w:r>
      <w:r w:rsidRPr="006D0E03">
        <w:t xml:space="preserve"> and the </w:t>
      </w:r>
      <w:r w:rsidR="005127F2" w:rsidRPr="006D0E03">
        <w:t xml:space="preserve">HR </w:t>
      </w:r>
      <w:r w:rsidR="008D3FD4" w:rsidRPr="006D0E03">
        <w:t xml:space="preserve">needs to </w:t>
      </w:r>
      <w:r w:rsidRPr="006D0E03">
        <w:t>indicate</w:t>
      </w:r>
      <w:r w:rsidR="008D3FD4" w:rsidRPr="006D0E03">
        <w:t xml:space="preserve"> to the </w:t>
      </w:r>
      <w:r w:rsidR="005127F2" w:rsidRPr="006D0E03">
        <w:t xml:space="preserve">HC </w:t>
      </w:r>
      <w:r w:rsidRPr="006D0E03">
        <w:t>that it is still fully operational</w:t>
      </w:r>
    </w:p>
    <w:p w14:paraId="677AFE41" w14:textId="5BC016C5" w:rsidR="00225502" w:rsidRPr="006D0E03" w:rsidRDefault="00BA7D77" w:rsidP="00BD5221">
      <w:pPr>
        <w:pStyle w:val="ListBullet2"/>
      </w:pPr>
      <w:r w:rsidRPr="006D0E03">
        <w:t xml:space="preserve">The </w:t>
      </w:r>
      <w:r w:rsidR="00772684" w:rsidRPr="006D0E03">
        <w:t xml:space="preserve">HR </w:t>
      </w:r>
      <w:r w:rsidRPr="006D0E03">
        <w:t xml:space="preserve">wants to </w:t>
      </w:r>
      <w:r w:rsidR="00CB77FC" w:rsidRPr="006D0E03">
        <w:t>indicate that one or more heartbeat parameters changed (</w:t>
      </w:r>
      <w:r w:rsidR="009D158D">
        <w:t>e.g.,</w:t>
      </w:r>
      <w:r w:rsidR="00CD0A56">
        <w:t xml:space="preserve"> </w:t>
      </w:r>
      <w:r w:rsidR="00CB77FC" w:rsidRPr="006D0E03">
        <w:t xml:space="preserve">the </w:t>
      </w:r>
      <w:r w:rsidR="00A43D12" w:rsidRPr="006D0E03">
        <w:t>periodicity).</w:t>
      </w:r>
    </w:p>
    <w:p w14:paraId="47E6A5A0" w14:textId="73367BE6" w:rsidR="00A43D12" w:rsidRPr="006D0E03" w:rsidRDefault="00A43D12" w:rsidP="00BD5221">
      <w:pPr>
        <w:pStyle w:val="ListBullet2"/>
      </w:pPr>
      <w:r w:rsidRPr="006D0E03">
        <w:t xml:space="preserve">The </w:t>
      </w:r>
      <w:r w:rsidR="00FA744F" w:rsidRPr="006D0E03">
        <w:t xml:space="preserve">HR </w:t>
      </w:r>
      <w:r w:rsidR="00043CF3" w:rsidRPr="006D0E03">
        <w:t xml:space="preserve">intends to </w:t>
      </w:r>
      <w:r w:rsidR="00684D08" w:rsidRPr="006D0E03">
        <w:t>end a</w:t>
      </w:r>
      <w:r w:rsidR="00CD0A56">
        <w:t>n</w:t>
      </w:r>
      <w:r w:rsidR="00684D08" w:rsidRPr="006D0E03">
        <w:t xml:space="preserve"> MC intentionally (</w:t>
      </w:r>
      <w:r w:rsidR="009D158D">
        <w:t>e.g.,</w:t>
      </w:r>
      <w:r w:rsidR="00CD0A56">
        <w:t xml:space="preserve"> </w:t>
      </w:r>
      <w:r w:rsidR="00684D08" w:rsidRPr="006D0E03">
        <w:t>device</w:t>
      </w:r>
      <w:r w:rsidR="00BB1925" w:rsidRPr="006D0E03">
        <w:t xml:space="preserve"> will be switched off).</w:t>
      </w:r>
      <w:r w:rsidRPr="006D0E03">
        <w:t xml:space="preserve"> </w:t>
      </w:r>
    </w:p>
    <w:p w14:paraId="0BD2FE6D" w14:textId="6FFD513F" w:rsidR="00CF283F" w:rsidRPr="006D0E03" w:rsidRDefault="00303E20" w:rsidP="00303E20">
      <w:pPr>
        <w:pStyle w:val="Heading5"/>
        <w:numPr>
          <w:ilvl w:val="0"/>
          <w:numId w:val="0"/>
        </w:numPr>
        <w:rPr>
          <w:noProof w:val="0"/>
        </w:rPr>
      </w:pPr>
      <w:bookmarkStart w:id="226" w:name="_Toc345074679"/>
      <w:bookmarkStart w:id="227" w:name="_Toc235097018"/>
      <w:r w:rsidRPr="006D0E03">
        <w:rPr>
          <w:noProof w:val="0"/>
        </w:rPr>
        <w:t>3</w:t>
      </w:r>
      <w:r w:rsidR="00CF283F" w:rsidRPr="006D0E03">
        <w:rPr>
          <w:noProof w:val="0"/>
        </w:rPr>
        <w:t>.</w:t>
      </w:r>
      <w:r w:rsidR="00693660" w:rsidRPr="006D0E03">
        <w:rPr>
          <w:noProof w:val="0"/>
        </w:rPr>
        <w:t>53</w:t>
      </w:r>
      <w:r w:rsidR="00CF283F" w:rsidRPr="006D0E03">
        <w:rPr>
          <w:noProof w:val="0"/>
        </w:rPr>
        <w:t>.4.1.2 Message Semantics</w:t>
      </w:r>
      <w:bookmarkEnd w:id="226"/>
      <w:bookmarkEnd w:id="227"/>
    </w:p>
    <w:p w14:paraId="13B15A52" w14:textId="508F5BCD" w:rsidR="002358BB" w:rsidRPr="006D0E03" w:rsidRDefault="002F2FC2" w:rsidP="000575CD">
      <w:r w:rsidRPr="006D0E03">
        <w:t xml:space="preserve">For the heartbeat message, </w:t>
      </w:r>
      <w:r w:rsidR="00665756" w:rsidRPr="006D0E03">
        <w:t>a</w:t>
      </w:r>
      <w:r w:rsidR="002C3ED2" w:rsidRPr="006D0E03">
        <w:t>n</w:t>
      </w:r>
      <w:r w:rsidR="00665756" w:rsidRPr="006D0E03">
        <w:t xml:space="preserve"> ORU </w:t>
      </w:r>
      <w:r w:rsidR="00845B58" w:rsidRPr="006D0E03">
        <w:t>message with the trigger event R44 and</w:t>
      </w:r>
      <w:r w:rsidR="00F92ED5" w:rsidRPr="006D0E03">
        <w:t xml:space="preserve"> message</w:t>
      </w:r>
      <w:r w:rsidR="008E2DBE" w:rsidRPr="006D0E03">
        <w:t xml:space="preserve"> structure ORU_R44 is utilized.</w:t>
      </w:r>
      <w:r w:rsidR="00C627D0" w:rsidRPr="006D0E03">
        <w:br/>
        <w:t>The OBR</w:t>
      </w:r>
      <w:r w:rsidR="00EF0128" w:rsidRPr="006D0E03">
        <w:t xml:space="preserve">-4 “Universal Service Identifier” field shall be set to </w:t>
      </w:r>
      <w:r w:rsidR="0012438B" w:rsidRPr="006D0E03">
        <w:t>“198200^ MDC_EVT_WATCHDOG^MDC”</w:t>
      </w:r>
      <w:r w:rsidR="002B39E4" w:rsidRPr="006D0E03">
        <w:t>.</w:t>
      </w:r>
      <w:r w:rsidR="00AB4184" w:rsidRPr="006D0E03">
        <w:br/>
      </w:r>
    </w:p>
    <w:p w14:paraId="0E9CE8FF" w14:textId="6EF7B447" w:rsidR="00FD3590" w:rsidRPr="006D0E03" w:rsidRDefault="000575CD" w:rsidP="000575CD">
      <w:r w:rsidRPr="006D0E03">
        <w:t>For the heartbeat information, an</w:t>
      </w:r>
      <w:r w:rsidR="00FD3590" w:rsidRPr="006D0E03">
        <w:t xml:space="preserve"> </w:t>
      </w:r>
      <w:r w:rsidR="00CA3C06" w:rsidRPr="006D0E03">
        <w:t>“</w:t>
      </w:r>
      <w:r w:rsidRPr="006D0E03">
        <w:t xml:space="preserve">in-line” event is utilized. </w:t>
      </w:r>
    </w:p>
    <w:p w14:paraId="4A8359EB" w14:textId="09A26677" w:rsidR="00137AF1" w:rsidRPr="006D0E03" w:rsidRDefault="00B51572" w:rsidP="000575CD">
      <w:r w:rsidRPr="006D0E03">
        <w:lastRenderedPageBreak/>
        <w:t>T</w:t>
      </w:r>
      <w:r w:rsidR="00FD3590" w:rsidRPr="006D0E03">
        <w:t>he heartbeat message may only contain the OBX segment with the heartbeat information in the OBSERVATION group of the HL7 ORU^R</w:t>
      </w:r>
      <w:r w:rsidR="00304A03" w:rsidRPr="006D0E03">
        <w:t>44</w:t>
      </w:r>
      <w:r w:rsidR="00FD3590" w:rsidRPr="006D0E03">
        <w:t xml:space="preserve"> message. </w:t>
      </w:r>
    </w:p>
    <w:p w14:paraId="5E501A7E" w14:textId="57A570FA" w:rsidR="000575CD" w:rsidRPr="006D0E03" w:rsidRDefault="000575CD" w:rsidP="000575CD">
      <w:r w:rsidRPr="006D0E03">
        <w:t>The following table defines the content of the individual fields in the OBX segment (see also “</w:t>
      </w:r>
      <w:r w:rsidR="006B3B26" w:rsidRPr="006D0E03">
        <w:t xml:space="preserve">DEV </w:t>
      </w:r>
      <w:r w:rsidR="00EF6317" w:rsidRPr="006D0E03">
        <w:t xml:space="preserve">TF-2 </w:t>
      </w:r>
      <w:r w:rsidRPr="006D0E03">
        <w:t>B.8 OBX - Observation/Result segment” for further information):</w:t>
      </w:r>
    </w:p>
    <w:p w14:paraId="72E0E3F2" w14:textId="77777777" w:rsidR="00D670AB" w:rsidRPr="006D0E03" w:rsidRDefault="00D670AB" w:rsidP="000575CD"/>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86"/>
        <w:gridCol w:w="3636"/>
        <w:gridCol w:w="3222"/>
      </w:tblGrid>
      <w:tr w:rsidR="000575CD" w:rsidRPr="006D0E03" w14:paraId="532EB1DC" w14:textId="77777777" w:rsidTr="00BD5221">
        <w:trPr>
          <w:cantSplit/>
          <w:trHeight w:val="498"/>
          <w:tblHeader/>
        </w:trPr>
        <w:tc>
          <w:tcPr>
            <w:tcW w:w="2486" w:type="dxa"/>
            <w:shd w:val="clear" w:color="auto" w:fill="D9D9D9" w:themeFill="background1" w:themeFillShade="D9"/>
          </w:tcPr>
          <w:p w14:paraId="4215431E" w14:textId="77777777" w:rsidR="000575CD" w:rsidRPr="006D0E03" w:rsidRDefault="000575CD" w:rsidP="00BD5221">
            <w:pPr>
              <w:pStyle w:val="TableEntryHeader"/>
            </w:pPr>
            <w:bookmarkStart w:id="228" w:name="_Hlk166594117"/>
            <w:r w:rsidRPr="006D0E03">
              <w:t>OBX Field</w:t>
            </w:r>
          </w:p>
        </w:tc>
        <w:tc>
          <w:tcPr>
            <w:tcW w:w="3636" w:type="dxa"/>
            <w:shd w:val="clear" w:color="auto" w:fill="D9D9D9" w:themeFill="background1" w:themeFillShade="D9"/>
          </w:tcPr>
          <w:p w14:paraId="44BCAC97" w14:textId="77777777" w:rsidR="000575CD" w:rsidRPr="006D0E03" w:rsidRDefault="000575CD" w:rsidP="00BD5221">
            <w:pPr>
              <w:pStyle w:val="TableEntryHeader"/>
            </w:pPr>
            <w:r w:rsidRPr="006D0E03">
              <w:t>Value</w:t>
            </w:r>
          </w:p>
        </w:tc>
        <w:tc>
          <w:tcPr>
            <w:tcW w:w="3222" w:type="dxa"/>
            <w:shd w:val="clear" w:color="auto" w:fill="D9D9D9" w:themeFill="background1" w:themeFillShade="D9"/>
          </w:tcPr>
          <w:p w14:paraId="1535FCC4" w14:textId="77777777" w:rsidR="000575CD" w:rsidRPr="006D0E03" w:rsidRDefault="000575CD" w:rsidP="00BD5221">
            <w:pPr>
              <w:pStyle w:val="TableEntryHeader"/>
            </w:pPr>
            <w:r w:rsidRPr="006D0E03">
              <w:t>Note</w:t>
            </w:r>
          </w:p>
        </w:tc>
      </w:tr>
      <w:tr w:rsidR="000575CD" w:rsidRPr="006D0E03" w14:paraId="68D33B37" w14:textId="77777777" w:rsidTr="00A01086">
        <w:tc>
          <w:tcPr>
            <w:tcW w:w="2486" w:type="dxa"/>
          </w:tcPr>
          <w:p w14:paraId="416A29C7" w14:textId="77777777" w:rsidR="000575CD" w:rsidRPr="006D0E03" w:rsidRDefault="000575CD" w:rsidP="007F183D">
            <w:r w:rsidRPr="006D0E03">
              <w:t>OBX-1 Set ID - OBX</w:t>
            </w:r>
          </w:p>
        </w:tc>
        <w:tc>
          <w:tcPr>
            <w:tcW w:w="3636" w:type="dxa"/>
          </w:tcPr>
          <w:p w14:paraId="20D17D81" w14:textId="77777777" w:rsidR="000575CD" w:rsidRPr="006D0E03" w:rsidRDefault="000575CD" w:rsidP="007F183D">
            <w:r w:rsidRPr="006D0E03">
              <w:t>See section “OBX-1 Set ID – OBX” in “B.8 OBX - Observation/Result segment”</w:t>
            </w:r>
          </w:p>
        </w:tc>
        <w:tc>
          <w:tcPr>
            <w:tcW w:w="3222" w:type="dxa"/>
          </w:tcPr>
          <w:p w14:paraId="1FC878E9" w14:textId="77777777" w:rsidR="000575CD" w:rsidRPr="006D0E03" w:rsidRDefault="000575CD" w:rsidP="007F183D"/>
        </w:tc>
      </w:tr>
      <w:tr w:rsidR="000575CD" w:rsidRPr="006D0E03" w14:paraId="2DA32C19" w14:textId="77777777" w:rsidTr="00A01086">
        <w:tc>
          <w:tcPr>
            <w:tcW w:w="2486" w:type="dxa"/>
          </w:tcPr>
          <w:p w14:paraId="0A938C25" w14:textId="77777777" w:rsidR="000575CD" w:rsidRPr="006D0E03" w:rsidRDefault="000575CD" w:rsidP="007F183D">
            <w:r w:rsidRPr="006D0E03">
              <w:t>OBX-2 Value Type</w:t>
            </w:r>
          </w:p>
        </w:tc>
        <w:tc>
          <w:tcPr>
            <w:tcW w:w="3636" w:type="dxa"/>
          </w:tcPr>
          <w:p w14:paraId="59740EC7" w14:textId="77777777" w:rsidR="000575CD" w:rsidRPr="006D0E03" w:rsidRDefault="000575CD" w:rsidP="007F183D">
            <w:r w:rsidRPr="006D0E03">
              <w:t>“ST”</w:t>
            </w:r>
          </w:p>
        </w:tc>
        <w:tc>
          <w:tcPr>
            <w:tcW w:w="3222" w:type="dxa"/>
          </w:tcPr>
          <w:p w14:paraId="5467CFFE" w14:textId="77777777" w:rsidR="000575CD" w:rsidRPr="006D0E03" w:rsidRDefault="000575CD" w:rsidP="007F183D"/>
        </w:tc>
      </w:tr>
      <w:tr w:rsidR="000575CD" w:rsidRPr="006D0E03" w14:paraId="1AFE002D" w14:textId="77777777" w:rsidTr="00A01086">
        <w:tc>
          <w:tcPr>
            <w:tcW w:w="2486" w:type="dxa"/>
          </w:tcPr>
          <w:p w14:paraId="67DF9957" w14:textId="77777777" w:rsidR="000575CD" w:rsidRPr="006D0E03" w:rsidRDefault="000575CD" w:rsidP="007F183D">
            <w:r w:rsidRPr="006D0E03">
              <w:t>OBX-3 Observation Identifier</w:t>
            </w:r>
          </w:p>
        </w:tc>
        <w:tc>
          <w:tcPr>
            <w:tcW w:w="3636" w:type="dxa"/>
          </w:tcPr>
          <w:p w14:paraId="080A8BC8" w14:textId="77777777" w:rsidR="000575CD" w:rsidRPr="006D0E03" w:rsidRDefault="000575CD" w:rsidP="007F183D">
            <w:r w:rsidRPr="006D0E03">
              <w:t>“198200^ MDC_EVT_WATCHDOG^MDC”</w:t>
            </w:r>
          </w:p>
        </w:tc>
        <w:tc>
          <w:tcPr>
            <w:tcW w:w="3222" w:type="dxa"/>
          </w:tcPr>
          <w:p w14:paraId="17A11DB9" w14:textId="77777777" w:rsidR="000575CD" w:rsidRPr="006D0E03" w:rsidRDefault="000575CD" w:rsidP="007F183D"/>
        </w:tc>
      </w:tr>
      <w:tr w:rsidR="000575CD" w:rsidRPr="006D0E03" w14:paraId="5AAEA6BC" w14:textId="77777777" w:rsidTr="00A01086">
        <w:tc>
          <w:tcPr>
            <w:tcW w:w="2486" w:type="dxa"/>
          </w:tcPr>
          <w:p w14:paraId="1D597A25" w14:textId="77777777" w:rsidR="000575CD" w:rsidRPr="006D0E03" w:rsidRDefault="000575CD" w:rsidP="007F183D">
            <w:r w:rsidRPr="006D0E03">
              <w:t>OBX-4 Observation Sub-ID</w:t>
            </w:r>
          </w:p>
        </w:tc>
        <w:tc>
          <w:tcPr>
            <w:tcW w:w="3636" w:type="dxa"/>
          </w:tcPr>
          <w:p w14:paraId="0CAF8EF9" w14:textId="77777777" w:rsidR="000575CD" w:rsidRPr="006D0E03" w:rsidRDefault="000575CD" w:rsidP="007F183D">
            <w:r w:rsidRPr="006D0E03">
              <w:t>&lt;n&gt;.0.0.1</w:t>
            </w:r>
          </w:p>
        </w:tc>
        <w:tc>
          <w:tcPr>
            <w:tcW w:w="3222" w:type="dxa"/>
          </w:tcPr>
          <w:p w14:paraId="460C9C68" w14:textId="77777777" w:rsidR="000575CD" w:rsidRPr="006D0E03" w:rsidRDefault="000575CD" w:rsidP="007F183D">
            <w:r w:rsidRPr="006D0E03">
              <w:t>&lt;n&gt; identifies the Medical Device System (MDS) which has issued the heartbeat information.</w:t>
            </w:r>
          </w:p>
          <w:p w14:paraId="6CD9133A" w14:textId="77777777" w:rsidR="000575CD" w:rsidRPr="006D0E03" w:rsidRDefault="000575CD" w:rsidP="007F183D">
            <w:r w:rsidRPr="006D0E03">
              <w:t>In the case of a PCD gateway proxy reporter, the heartbeat message may contain heartbeat information from multiple MDSs.</w:t>
            </w:r>
          </w:p>
          <w:p w14:paraId="0D824C1D" w14:textId="44FE89B0" w:rsidR="000575CD" w:rsidRPr="006D0E03" w:rsidRDefault="000575CD" w:rsidP="007F183D">
            <w:r w:rsidRPr="006D0E03">
              <w:t>In the case of a PCD gateway reporter managing the reliable communication to the connected devices, the heartbeat message shall only contain the one MDS and the heartbeat information from the gateway.</w:t>
            </w:r>
          </w:p>
        </w:tc>
      </w:tr>
      <w:tr w:rsidR="000575CD" w:rsidRPr="006D0E03" w14:paraId="3A3520AB" w14:textId="77777777" w:rsidTr="00A01086">
        <w:tc>
          <w:tcPr>
            <w:tcW w:w="2486" w:type="dxa"/>
          </w:tcPr>
          <w:p w14:paraId="793F6EF5" w14:textId="77777777" w:rsidR="000575CD" w:rsidRPr="006D0E03" w:rsidRDefault="000575CD" w:rsidP="007F183D">
            <w:r w:rsidRPr="006D0E03">
              <w:t>OBX-5 Observation Value</w:t>
            </w:r>
          </w:p>
        </w:tc>
        <w:tc>
          <w:tcPr>
            <w:tcW w:w="3636" w:type="dxa"/>
          </w:tcPr>
          <w:p w14:paraId="1190A617" w14:textId="77777777" w:rsidR="000575CD" w:rsidRPr="006D0E03" w:rsidRDefault="000575CD" w:rsidP="007F183D">
            <w:r w:rsidRPr="006D0E03">
              <w:t>Event Phase of Watchdog Event</w:t>
            </w:r>
          </w:p>
        </w:tc>
        <w:tc>
          <w:tcPr>
            <w:tcW w:w="3222" w:type="dxa"/>
          </w:tcPr>
          <w:p w14:paraId="75408835" w14:textId="77777777" w:rsidR="000575CD" w:rsidRPr="006D0E03" w:rsidRDefault="000575CD" w:rsidP="007F183D">
            <w:r w:rsidRPr="006D0E03">
              <w:t>The following phases are supported for the Watchdog event:</w:t>
            </w:r>
          </w:p>
          <w:p w14:paraId="47B660E0" w14:textId="56B7D4C0" w:rsidR="000575CD" w:rsidRPr="006D0E03" w:rsidRDefault="000575CD" w:rsidP="00BD5221">
            <w:pPr>
              <w:pStyle w:val="ListBullet2"/>
            </w:pPr>
            <w:r w:rsidRPr="006D0E03">
              <w:rPr>
                <w:b/>
                <w:bCs/>
              </w:rPr>
              <w:t>start</w:t>
            </w:r>
            <w:r w:rsidRPr="006D0E03">
              <w:t xml:space="preserve">: </w:t>
            </w:r>
            <w:r w:rsidR="00CC3266" w:rsidRPr="006D0E03">
              <w:t xml:space="preserve">HR </w:t>
            </w:r>
            <w:r w:rsidRPr="006D0E03">
              <w:t>starts the MC</w:t>
            </w:r>
            <w:r w:rsidR="00CC3266" w:rsidRPr="006D0E03">
              <w:t xml:space="preserve"> relationship</w:t>
            </w:r>
          </w:p>
          <w:p w14:paraId="3AAF4286" w14:textId="083E82E2" w:rsidR="000575CD" w:rsidRPr="006D0E03" w:rsidRDefault="000575CD" w:rsidP="00BD5221">
            <w:pPr>
              <w:pStyle w:val="ListBullet2"/>
            </w:pPr>
            <w:r w:rsidRPr="006D0E03">
              <w:rPr>
                <w:b/>
                <w:bCs/>
              </w:rPr>
              <w:t>continue</w:t>
            </w:r>
            <w:r w:rsidRPr="006D0E03">
              <w:t xml:space="preserve">: </w:t>
            </w:r>
            <w:r w:rsidR="00CC3266" w:rsidRPr="006D0E03">
              <w:t xml:space="preserve">HR </w:t>
            </w:r>
            <w:r w:rsidRPr="006D0E03">
              <w:t xml:space="preserve">sends another heartbeat </w:t>
            </w:r>
            <w:r w:rsidRPr="006D0E03">
              <w:lastRenderedPageBreak/>
              <w:t>message without any changes</w:t>
            </w:r>
          </w:p>
          <w:p w14:paraId="7097DDA7" w14:textId="0C3C1BD2" w:rsidR="000575CD" w:rsidRPr="006D0E03" w:rsidRDefault="000575CD" w:rsidP="00BD5221">
            <w:pPr>
              <w:pStyle w:val="ListBullet2"/>
            </w:pPr>
            <w:r w:rsidRPr="006D0E03">
              <w:rPr>
                <w:b/>
                <w:bCs/>
              </w:rPr>
              <w:t>update</w:t>
            </w:r>
            <w:r w:rsidRPr="006D0E03">
              <w:t xml:space="preserve">: </w:t>
            </w:r>
            <w:r w:rsidR="00CC3266" w:rsidRPr="006D0E03">
              <w:t xml:space="preserve">HR </w:t>
            </w:r>
            <w:r w:rsidRPr="006D0E03">
              <w:t>sends another heartbeat message with changes (</w:t>
            </w:r>
            <w:r w:rsidR="009D158D">
              <w:t>e.g.,</w:t>
            </w:r>
            <w:r w:rsidR="00CD0A56">
              <w:t xml:space="preserve"> </w:t>
            </w:r>
            <w:r w:rsidRPr="006D0E03">
              <w:t>the periodicity has changed)</w:t>
            </w:r>
          </w:p>
          <w:p w14:paraId="0D1F3ABE" w14:textId="2C2E85F1" w:rsidR="000575CD" w:rsidRPr="006D0E03" w:rsidRDefault="000575CD" w:rsidP="00BD5221">
            <w:pPr>
              <w:pStyle w:val="ListBullet2"/>
            </w:pPr>
            <w:r w:rsidRPr="006D0E03">
              <w:rPr>
                <w:b/>
                <w:bCs/>
              </w:rPr>
              <w:t>end</w:t>
            </w:r>
            <w:r w:rsidRPr="006D0E03">
              <w:t xml:space="preserve">: the </w:t>
            </w:r>
            <w:r w:rsidR="00CC3266" w:rsidRPr="006D0E03">
              <w:t xml:space="preserve">HR </w:t>
            </w:r>
            <w:r w:rsidRPr="006D0E03">
              <w:t xml:space="preserve">ends the MC </w:t>
            </w:r>
            <w:r w:rsidR="00CC3266" w:rsidRPr="006D0E03">
              <w:t>relationship</w:t>
            </w:r>
          </w:p>
          <w:p w14:paraId="021D543C" w14:textId="77777777" w:rsidR="000575CD" w:rsidRPr="006D0E03" w:rsidRDefault="000575CD" w:rsidP="007F183D">
            <w:r w:rsidRPr="006D0E03">
              <w:t xml:space="preserve"> </w:t>
            </w:r>
          </w:p>
        </w:tc>
      </w:tr>
      <w:tr w:rsidR="000575CD" w:rsidRPr="006D0E03" w14:paraId="4743F7E3" w14:textId="77777777" w:rsidTr="00A01086">
        <w:tc>
          <w:tcPr>
            <w:tcW w:w="2486" w:type="dxa"/>
          </w:tcPr>
          <w:p w14:paraId="233313AC" w14:textId="77777777" w:rsidR="000575CD" w:rsidRPr="006D0E03" w:rsidRDefault="000575CD" w:rsidP="007F183D">
            <w:r w:rsidRPr="006D0E03">
              <w:lastRenderedPageBreak/>
              <w:t>OBX-7 Reference Range</w:t>
            </w:r>
          </w:p>
        </w:tc>
        <w:tc>
          <w:tcPr>
            <w:tcW w:w="3636" w:type="dxa"/>
          </w:tcPr>
          <w:p w14:paraId="798665E7" w14:textId="77777777" w:rsidR="000575CD" w:rsidRPr="006D0E03" w:rsidRDefault="000575CD" w:rsidP="007F183D">
            <w:r w:rsidRPr="006D0E03">
              <w:t>Periodicity of the heartbeat message and maximal PCDC response time in milliseconds</w:t>
            </w:r>
          </w:p>
          <w:p w14:paraId="34004681" w14:textId="77777777" w:rsidR="000575CD" w:rsidRPr="006D0E03" w:rsidRDefault="000575CD" w:rsidP="007F183D"/>
        </w:tc>
        <w:tc>
          <w:tcPr>
            <w:tcW w:w="3222" w:type="dxa"/>
          </w:tcPr>
          <w:p w14:paraId="099D98CF" w14:textId="77777777" w:rsidR="000575CD" w:rsidRPr="006D0E03" w:rsidRDefault="000575CD" w:rsidP="007F183D">
            <w:r w:rsidRPr="006D0E03">
              <w:t>Only milliseconds are supported.</w:t>
            </w:r>
          </w:p>
          <w:p w14:paraId="7DFBFDC9" w14:textId="586DEA5A" w:rsidR="000575CD" w:rsidRPr="006D0E03" w:rsidRDefault="000575CD" w:rsidP="007F183D">
            <w:r w:rsidRPr="006D0E03">
              <w:t>Only the upper limit shall be set. For example, “</w:t>
            </w:r>
            <w:r w:rsidRPr="006D0E03">
              <w:rPr>
                <w:b/>
                <w:bCs/>
              </w:rPr>
              <w:t>&lt;</w:t>
            </w:r>
            <w:r w:rsidR="009A0F82" w:rsidRPr="006D0E03">
              <w:rPr>
                <w:b/>
                <w:bCs/>
              </w:rPr>
              <w:t>2</w:t>
            </w:r>
            <w:r w:rsidRPr="006D0E03">
              <w:rPr>
                <w:b/>
                <w:bCs/>
              </w:rPr>
              <w:t>000</w:t>
            </w:r>
            <w:r w:rsidRPr="006D0E03">
              <w:t xml:space="preserve">” when the </w:t>
            </w:r>
            <w:r w:rsidR="00CC3266" w:rsidRPr="006D0E03">
              <w:t xml:space="preserve">HR </w:t>
            </w:r>
            <w:r w:rsidRPr="006D0E03">
              <w:t xml:space="preserve">sends a heartbeat message every 2 seconds and the </w:t>
            </w:r>
            <w:r w:rsidR="00CC3266" w:rsidRPr="006D0E03">
              <w:t xml:space="preserve">HC </w:t>
            </w:r>
            <w:r w:rsidRPr="006D0E03">
              <w:t>shall respond to the message within 2 seconds.</w:t>
            </w:r>
          </w:p>
        </w:tc>
      </w:tr>
      <w:tr w:rsidR="000575CD" w:rsidRPr="006D0E03" w14:paraId="7C21A5AC" w14:textId="77777777" w:rsidTr="00A01086">
        <w:tc>
          <w:tcPr>
            <w:tcW w:w="2486" w:type="dxa"/>
          </w:tcPr>
          <w:p w14:paraId="3CAB4BB1" w14:textId="77777777" w:rsidR="000575CD" w:rsidRPr="006D0E03" w:rsidRDefault="000575CD" w:rsidP="007F183D">
            <w:r w:rsidRPr="006D0E03">
              <w:t>OBX-11 Observation Result Status</w:t>
            </w:r>
          </w:p>
        </w:tc>
        <w:tc>
          <w:tcPr>
            <w:tcW w:w="3636" w:type="dxa"/>
          </w:tcPr>
          <w:p w14:paraId="128386CB" w14:textId="77777777" w:rsidR="000575CD" w:rsidRPr="006D0E03" w:rsidRDefault="000575CD" w:rsidP="007F183D">
            <w:r w:rsidRPr="006D0E03">
              <w:t>“F”</w:t>
            </w:r>
          </w:p>
        </w:tc>
        <w:tc>
          <w:tcPr>
            <w:tcW w:w="3222" w:type="dxa"/>
          </w:tcPr>
          <w:p w14:paraId="5AD6C3C8" w14:textId="5AB0E892" w:rsidR="000575CD" w:rsidRPr="006D0E03" w:rsidRDefault="000B0F6A" w:rsidP="007F183D">
            <w:r w:rsidRPr="006D0E03">
              <w:t>Final (F) is indicated so as to avoid encumbering clinical staff with review and confirmation effort for a system-to-system internal event that is not patient physiology associated and occurs in high volumes over the course of a staff shift.</w:t>
            </w:r>
          </w:p>
        </w:tc>
      </w:tr>
      <w:tr w:rsidR="000575CD" w:rsidRPr="006D0E03" w14:paraId="769D4A73" w14:textId="77777777" w:rsidTr="00A01086">
        <w:tc>
          <w:tcPr>
            <w:tcW w:w="2486" w:type="dxa"/>
          </w:tcPr>
          <w:p w14:paraId="31DDA568" w14:textId="77777777" w:rsidR="000575CD" w:rsidRPr="006D0E03" w:rsidRDefault="000575CD" w:rsidP="007F183D">
            <w:r w:rsidRPr="006D0E03">
              <w:t>OBX-14 Date/Time of the Observation</w:t>
            </w:r>
          </w:p>
        </w:tc>
        <w:tc>
          <w:tcPr>
            <w:tcW w:w="3636" w:type="dxa"/>
          </w:tcPr>
          <w:p w14:paraId="1F1F4C3E" w14:textId="2C991C55" w:rsidR="000575CD" w:rsidRPr="006D0E03" w:rsidRDefault="000575CD" w:rsidP="007F183D">
            <w:r w:rsidRPr="006D0E03">
              <w:t xml:space="preserve">Date/time when the </w:t>
            </w:r>
            <w:r w:rsidR="008A59EF" w:rsidRPr="006D0E03">
              <w:t xml:space="preserve">HR </w:t>
            </w:r>
            <w:r w:rsidRPr="006D0E03">
              <w:t>has restarted the timer for generating the next heartbeat message</w:t>
            </w:r>
          </w:p>
        </w:tc>
        <w:tc>
          <w:tcPr>
            <w:tcW w:w="3222" w:type="dxa"/>
          </w:tcPr>
          <w:p w14:paraId="0EBCA89D" w14:textId="56807679" w:rsidR="000575CD" w:rsidRPr="006D0E03" w:rsidRDefault="000575CD" w:rsidP="007F183D">
            <w:r w:rsidRPr="006D0E03">
              <w:t xml:space="preserve">The </w:t>
            </w:r>
            <w:r w:rsidR="008A59EF" w:rsidRPr="006D0E03">
              <w:t xml:space="preserve">HC </w:t>
            </w:r>
            <w:r w:rsidRPr="006D0E03">
              <w:t>shall confirm the reception of the heartbeat message within the time interval with OBX-14 as the start time and OBX-14 + OBX-7 as the end time.</w:t>
            </w:r>
          </w:p>
        </w:tc>
      </w:tr>
      <w:tr w:rsidR="00C73B83" w:rsidRPr="006D0E03" w14:paraId="46BE2F0B" w14:textId="77777777" w:rsidTr="00A01086">
        <w:tc>
          <w:tcPr>
            <w:tcW w:w="2486" w:type="dxa"/>
          </w:tcPr>
          <w:p w14:paraId="4E74384D" w14:textId="44CD8C05" w:rsidR="00C73B83" w:rsidRPr="006D0E03" w:rsidRDefault="0007552F" w:rsidP="007F183D">
            <w:r w:rsidRPr="006D0E03">
              <w:t>OBX-15</w:t>
            </w:r>
            <w:r w:rsidR="003D78F5" w:rsidRPr="006D0E03">
              <w:t xml:space="preserve"> P</w:t>
            </w:r>
            <w:r w:rsidR="0046193D" w:rsidRPr="006D0E03">
              <w:t>roducer’s ID</w:t>
            </w:r>
          </w:p>
        </w:tc>
        <w:tc>
          <w:tcPr>
            <w:tcW w:w="3636" w:type="dxa"/>
          </w:tcPr>
          <w:p w14:paraId="1F1BC4ED" w14:textId="7904051A" w:rsidR="00C73B83" w:rsidRPr="006D0E03" w:rsidRDefault="00E94AF6" w:rsidP="007F183D">
            <w:r w:rsidRPr="006D0E03">
              <w:t xml:space="preserve">This field is only </w:t>
            </w:r>
            <w:r w:rsidR="00D65741" w:rsidRPr="006D0E03">
              <w:t>set</w:t>
            </w:r>
            <w:r w:rsidR="00FB080E" w:rsidRPr="006D0E03">
              <w:t xml:space="preserve"> when the </w:t>
            </w:r>
            <w:r w:rsidR="00914A64" w:rsidRPr="006D0E03">
              <w:t>heartbeat mes</w:t>
            </w:r>
            <w:r w:rsidR="00826C9C" w:rsidRPr="006D0E03">
              <w:t xml:space="preserve">sages </w:t>
            </w:r>
            <w:r w:rsidR="00394FE6" w:rsidRPr="006D0E03">
              <w:t xml:space="preserve">relate to a dedicated </w:t>
            </w:r>
            <w:r w:rsidR="00DB7B2E" w:rsidRPr="006D0E03">
              <w:t xml:space="preserve">IHE </w:t>
            </w:r>
            <w:r w:rsidR="00B9576B" w:rsidRPr="006D0E03">
              <w:t>profile</w:t>
            </w:r>
            <w:r w:rsidR="0087196A" w:rsidRPr="006D0E03">
              <w:t xml:space="preserve"> (</w:t>
            </w:r>
            <w:r w:rsidR="009D158D">
              <w:t>e.g.,</w:t>
            </w:r>
            <w:r w:rsidR="00CD0A56">
              <w:t xml:space="preserve"> </w:t>
            </w:r>
            <w:r w:rsidR="0087196A" w:rsidRPr="006D0E03">
              <w:t xml:space="preserve">DEC, </w:t>
            </w:r>
            <w:r w:rsidR="0087196A" w:rsidRPr="006D0E03">
              <w:lastRenderedPageBreak/>
              <w:t>ACM, etc.)</w:t>
            </w:r>
            <w:r w:rsidR="00B9576B" w:rsidRPr="006D0E03">
              <w:t>.</w:t>
            </w:r>
            <w:r w:rsidR="001F3450" w:rsidRPr="006D0E03">
              <w:br/>
            </w:r>
          </w:p>
          <w:p w14:paraId="5BA0D1D7" w14:textId="543B2FC2" w:rsidR="00B9576B" w:rsidRPr="006D0E03" w:rsidRDefault="00B9576B" w:rsidP="007F183D">
            <w:r w:rsidRPr="006D0E03">
              <w:t xml:space="preserve">In this case, the field contains the </w:t>
            </w:r>
            <w:r w:rsidR="00426686" w:rsidRPr="006D0E03">
              <w:t xml:space="preserve">IHE profile </w:t>
            </w:r>
            <w:r w:rsidR="00027416" w:rsidRPr="006D0E03">
              <w:t>ID</w:t>
            </w:r>
            <w:r w:rsidR="00426686" w:rsidRPr="006D0E03">
              <w:t xml:space="preserve"> as defined</w:t>
            </w:r>
            <w:r w:rsidR="008624D5" w:rsidRPr="006D0E03">
              <w:t xml:space="preserve"> </w:t>
            </w:r>
            <w:r w:rsidR="008C1374" w:rsidRPr="006D0E03">
              <w:t>on the</w:t>
            </w:r>
            <w:r w:rsidR="00426686" w:rsidRPr="006D0E03">
              <w:t xml:space="preserve"> </w:t>
            </w:r>
            <w:hyperlink r:id="rId31" w:history="1">
              <w:r w:rsidR="008624D5" w:rsidRPr="006D0E03">
                <w:rPr>
                  <w:rStyle w:val="Hyperlink"/>
                </w:rPr>
                <w:t>IHE DEV OID Management</w:t>
              </w:r>
            </w:hyperlink>
            <w:r w:rsidR="008C1374" w:rsidRPr="006D0E03">
              <w:t xml:space="preserve"> Wiki</w:t>
            </w:r>
            <w:r w:rsidR="009E768E" w:rsidRPr="006D0E03">
              <w:t xml:space="preserve"> website</w:t>
            </w:r>
            <w:r w:rsidR="008C1374" w:rsidRPr="006D0E03">
              <w:t>.</w:t>
            </w:r>
          </w:p>
        </w:tc>
        <w:tc>
          <w:tcPr>
            <w:tcW w:w="3222" w:type="dxa"/>
          </w:tcPr>
          <w:p w14:paraId="34F2E533" w14:textId="2BF547EC" w:rsidR="00C73B83" w:rsidRPr="006D0E03" w:rsidRDefault="00260403" w:rsidP="007F183D">
            <w:r w:rsidRPr="006D0E03">
              <w:lastRenderedPageBreak/>
              <w:t>If the f</w:t>
            </w:r>
            <w:r w:rsidR="00D65741" w:rsidRPr="006D0E03">
              <w:t xml:space="preserve">ield is not set the heartbeat messages relate to all IHE profiles </w:t>
            </w:r>
            <w:r w:rsidR="00D92FFC" w:rsidRPr="006D0E03">
              <w:t xml:space="preserve">supported </w:t>
            </w:r>
            <w:r w:rsidR="00D92FFC" w:rsidRPr="006D0E03">
              <w:lastRenderedPageBreak/>
              <w:t xml:space="preserve">through </w:t>
            </w:r>
            <w:r w:rsidR="0051621A" w:rsidRPr="006D0E03">
              <w:t>the same</w:t>
            </w:r>
            <w:r w:rsidR="00D92FFC" w:rsidRPr="006D0E03">
              <w:t xml:space="preserve"> network connection.</w:t>
            </w:r>
          </w:p>
          <w:p w14:paraId="665CD9AE" w14:textId="6FC94DD7" w:rsidR="00481B30" w:rsidRPr="006D0E03" w:rsidRDefault="00892024" w:rsidP="007F183D">
            <w:r w:rsidRPr="006D0E03">
              <w:t>The HR may send a</w:t>
            </w:r>
            <w:r w:rsidR="00356177" w:rsidRPr="006D0E03">
              <w:t xml:space="preserve">n individual heartbeat message for each supported </w:t>
            </w:r>
            <w:r w:rsidR="0051621A" w:rsidRPr="006D0E03">
              <w:t>IHE profile through the same ne</w:t>
            </w:r>
            <w:r w:rsidR="00115B79" w:rsidRPr="006D0E03">
              <w:t xml:space="preserve">twork connection by setting the </w:t>
            </w:r>
            <w:r w:rsidR="00BA2B77" w:rsidRPr="006D0E03">
              <w:t>IHE profile ID in this field.</w:t>
            </w:r>
          </w:p>
          <w:p w14:paraId="439F0636" w14:textId="69F65EF2" w:rsidR="00D92FFC" w:rsidRPr="006D0E03" w:rsidRDefault="00027416" w:rsidP="007F183D">
            <w:r w:rsidRPr="006D0E03">
              <w:t>ID</w:t>
            </w:r>
            <w:r w:rsidR="001F3450" w:rsidRPr="006D0E03">
              <w:t xml:space="preserve"> exa</w:t>
            </w:r>
            <w:r w:rsidRPr="006D0E03">
              <w:t>mples</w:t>
            </w:r>
            <w:r w:rsidR="00BA2B77" w:rsidRPr="006D0E03">
              <w:t xml:space="preserve"> are</w:t>
            </w:r>
            <w:r w:rsidRPr="006D0E03">
              <w:t>:</w:t>
            </w:r>
            <w:r w:rsidRPr="006D0E03">
              <w:br/>
            </w:r>
            <w:r w:rsidRPr="006D0E03">
              <w:rPr>
                <w:b/>
                <w:bCs/>
              </w:rPr>
              <w:t>DEC</w:t>
            </w:r>
            <w:r w:rsidRPr="006D0E03">
              <w:t>: IHE_DEV_DEC^IHE</w:t>
            </w:r>
            <w:r w:rsidR="00665C73" w:rsidRPr="006D0E03">
              <w:t xml:space="preserve"> DEV^</w:t>
            </w:r>
            <w:r w:rsidR="00F71387" w:rsidRPr="006D0E03">
              <w:t>1.3.6.1.4.1.19376.1.6.2.1</w:t>
            </w:r>
            <w:r w:rsidR="00F71387" w:rsidRPr="006D0E03">
              <w:br/>
            </w:r>
            <w:r w:rsidR="00F71387" w:rsidRPr="006D0E03">
              <w:rPr>
                <w:b/>
                <w:bCs/>
              </w:rPr>
              <w:t>ACM</w:t>
            </w:r>
            <w:r w:rsidR="00F71387" w:rsidRPr="006D0E03">
              <w:t>: IHE_DEV_ACM^IHE DEV^</w:t>
            </w:r>
            <w:r w:rsidR="000074CA" w:rsidRPr="006D0E03">
              <w:t>1.3.6.1.4.1.19376.1.6.2.4</w:t>
            </w:r>
          </w:p>
        </w:tc>
      </w:tr>
    </w:tbl>
    <w:bookmarkEnd w:id="228"/>
    <w:p w14:paraId="0B3E1F8F" w14:textId="41047C5C" w:rsidR="000575CD" w:rsidRPr="006D0E03" w:rsidRDefault="000575CD" w:rsidP="000575CD">
      <w:r w:rsidRPr="006D0E03">
        <w:lastRenderedPageBreak/>
        <w:t xml:space="preserve">Note: the periodicity of the heartbeat message may depend on the criticality of a reliable communication between the </w:t>
      </w:r>
      <w:r w:rsidR="00726BCF" w:rsidRPr="006D0E03">
        <w:t xml:space="preserve">HEARTBEAT </w:t>
      </w:r>
      <w:r w:rsidRPr="006D0E03">
        <w:t xml:space="preserve">REPORTER and </w:t>
      </w:r>
      <w:r w:rsidR="00726BCF" w:rsidRPr="006D0E03">
        <w:t xml:space="preserve">HEARTBEAT </w:t>
      </w:r>
      <w:r w:rsidRPr="006D0E03">
        <w:t>CONSUMER.</w:t>
      </w:r>
    </w:p>
    <w:p w14:paraId="4A737F74" w14:textId="4ABBCA1D" w:rsidR="00F56D82" w:rsidRPr="006D0E03" w:rsidRDefault="00A517E5" w:rsidP="000575CD">
      <w:r w:rsidRPr="006D0E03">
        <w:t xml:space="preserve">The </w:t>
      </w:r>
      <w:r w:rsidR="00726BCF" w:rsidRPr="006D0E03">
        <w:t xml:space="preserve">HEARTBEAT </w:t>
      </w:r>
      <w:r w:rsidRPr="006D0E03">
        <w:t xml:space="preserve">CONSUMER must also consider the </w:t>
      </w:r>
      <w:r w:rsidR="00542F2D" w:rsidRPr="006D0E03">
        <w:t xml:space="preserve">latency </w:t>
      </w:r>
      <w:r w:rsidR="00D44221" w:rsidRPr="006D0E03">
        <w:t>for the internal processing of the response</w:t>
      </w:r>
      <w:r w:rsidR="00A531F4" w:rsidRPr="006D0E03">
        <w:t xml:space="preserve">, </w:t>
      </w:r>
      <w:r w:rsidR="00D44221" w:rsidRPr="006D0E03">
        <w:t xml:space="preserve">the </w:t>
      </w:r>
      <w:r w:rsidR="00742F6B" w:rsidRPr="006D0E03">
        <w:t xml:space="preserve">network </w:t>
      </w:r>
      <w:r w:rsidR="00A531F4" w:rsidRPr="006D0E03">
        <w:t xml:space="preserve">transmission, and so on. Therefore, it is recommended that the </w:t>
      </w:r>
      <w:r w:rsidR="006E7AB0" w:rsidRPr="006D0E03">
        <w:t xml:space="preserve">HEARTBEAT </w:t>
      </w:r>
      <w:r w:rsidR="00A531F4" w:rsidRPr="006D0E03">
        <w:t xml:space="preserve">Consumer </w:t>
      </w:r>
      <w:r w:rsidR="00E3471A" w:rsidRPr="006D0E03">
        <w:t xml:space="preserve">should respond </w:t>
      </w:r>
      <w:r w:rsidR="006E64C2" w:rsidRPr="006D0E03">
        <w:t xml:space="preserve">to the heartbeat message </w:t>
      </w:r>
      <w:r w:rsidR="00CE7E5F" w:rsidRPr="006D0E03">
        <w:t>within the first half of the defined interv</w:t>
      </w:r>
      <w:r w:rsidR="00E70361" w:rsidRPr="006D0E03">
        <w:t>al.</w:t>
      </w:r>
    </w:p>
    <w:p w14:paraId="694D5523" w14:textId="2A44B108" w:rsidR="000575CD" w:rsidRPr="006D0E03" w:rsidRDefault="000575CD" w:rsidP="000575CD">
      <w:r w:rsidRPr="006D0E03">
        <w:t xml:space="preserve">For the IHE ACM </w:t>
      </w:r>
      <w:r w:rsidR="00781E38">
        <w:t>P</w:t>
      </w:r>
      <w:r w:rsidRPr="006D0E03">
        <w:t>rofile, a maximum time interval of 10,000 milliseconds is recommended since some of the particular alarm standards require the annunciation of an alarm event within 10 seconds.</w:t>
      </w:r>
    </w:p>
    <w:p w14:paraId="56C815A7" w14:textId="284839AE" w:rsidR="000575CD" w:rsidRPr="006D0E03" w:rsidRDefault="000575CD" w:rsidP="000575CD">
      <w:r w:rsidRPr="006D0E03">
        <w:t xml:space="preserve">For the IHE DEC </w:t>
      </w:r>
      <w:r w:rsidR="00781E38">
        <w:t>P</w:t>
      </w:r>
      <w:r w:rsidRPr="006D0E03">
        <w:t xml:space="preserve">rofile, the time interval may be identical with the export interval of the periodic observations. </w:t>
      </w:r>
    </w:p>
    <w:p w14:paraId="54F37DC2" w14:textId="77777777" w:rsidR="000575CD" w:rsidRPr="006D0E03" w:rsidRDefault="000575CD" w:rsidP="000575CD">
      <w:r w:rsidRPr="006D0E03">
        <w:rPr>
          <w:rStyle w:val="BookTitle"/>
        </w:rPr>
        <w:t>Examples</w:t>
      </w:r>
      <w:r w:rsidRPr="006D0E03">
        <w:t>:</w:t>
      </w:r>
    </w:p>
    <w:p w14:paraId="1C2C705E" w14:textId="2ADA31A1" w:rsidR="000575CD" w:rsidRPr="006D0E03" w:rsidRDefault="00684EFB" w:rsidP="000575CD">
      <w:r w:rsidRPr="006D0E03">
        <w:t xml:space="preserve">HR </w:t>
      </w:r>
      <w:r w:rsidR="000575CD" w:rsidRPr="006D0E03">
        <w:t xml:space="preserve">indicates the start of participation in a MC by sending heartbeat messages every </w:t>
      </w:r>
      <w:r w:rsidR="00091128" w:rsidRPr="006D0E03">
        <w:t>2</w:t>
      </w:r>
      <w:r w:rsidR="000575CD" w:rsidRPr="006D0E03">
        <w:t>000 milliseconds</w:t>
      </w:r>
      <w:r w:rsidR="00EF1DCB" w:rsidRPr="006D0E03">
        <w:t xml:space="preserve"> and the heartbeat message only applies to the IHE ACM profile</w:t>
      </w:r>
      <w:r w:rsidR="000575CD" w:rsidRPr="006D0E03">
        <w:t>:</w:t>
      </w:r>
    </w:p>
    <w:p w14:paraId="6FDF8769" w14:textId="08F8A7BB" w:rsidR="000575CD" w:rsidRPr="006D0E03" w:rsidRDefault="000575CD" w:rsidP="000575CD">
      <w:pPr>
        <w:rPr>
          <w:rFonts w:ascii="Consolas" w:hAnsi="Consolas"/>
          <w:sz w:val="20"/>
          <w:szCs w:val="16"/>
        </w:rPr>
      </w:pPr>
      <w:r w:rsidRPr="006D0E03">
        <w:rPr>
          <w:rFonts w:ascii="Consolas" w:hAnsi="Consolas"/>
          <w:sz w:val="20"/>
          <w:szCs w:val="16"/>
        </w:rPr>
        <w:t>OBX|2|ST|198200^MDC_EVT_WATCHDOG^MDC|</w:t>
      </w:r>
      <w:r w:rsidRPr="006D0E03">
        <w:rPr>
          <w:rFonts w:ascii="Consolas" w:hAnsi="Consolas"/>
          <w:sz w:val="20"/>
          <w:szCs w:val="16"/>
        </w:rPr>
        <w:br/>
        <w:t>1.0.0.1|start|||&lt;</w:t>
      </w:r>
      <w:r w:rsidR="00091128" w:rsidRPr="006D0E03">
        <w:rPr>
          <w:rFonts w:ascii="Consolas" w:hAnsi="Consolas"/>
          <w:sz w:val="20"/>
          <w:szCs w:val="16"/>
        </w:rPr>
        <w:t>2</w:t>
      </w:r>
      <w:r w:rsidRPr="006D0E03">
        <w:rPr>
          <w:rFonts w:ascii="Consolas" w:hAnsi="Consolas"/>
          <w:sz w:val="20"/>
          <w:szCs w:val="16"/>
        </w:rPr>
        <w:t>000|||F|||20191218165144+0100</w:t>
      </w:r>
      <w:r w:rsidR="008B5E98" w:rsidRPr="006D0E03">
        <w:rPr>
          <w:rFonts w:ascii="Consolas" w:hAnsi="Consolas"/>
          <w:sz w:val="20"/>
          <w:szCs w:val="16"/>
        </w:rPr>
        <w:t>|IHE_DEV_</w:t>
      </w:r>
      <w:r w:rsidR="00EF1DCB" w:rsidRPr="006D0E03">
        <w:rPr>
          <w:rFonts w:ascii="Consolas" w:hAnsi="Consolas"/>
          <w:sz w:val="20"/>
          <w:szCs w:val="16"/>
        </w:rPr>
        <w:t>ACM^IHE DEV^1.3.6.1.4.1.19376.1.6.2.4</w:t>
      </w:r>
    </w:p>
    <w:p w14:paraId="6D5AA900" w14:textId="77777777" w:rsidR="000575CD" w:rsidRPr="006D0E03" w:rsidRDefault="000575CD" w:rsidP="000575CD">
      <w:pPr>
        <w:rPr>
          <w:rFonts w:ascii="Consolas" w:hAnsi="Consolas"/>
          <w:sz w:val="20"/>
          <w:szCs w:val="16"/>
        </w:rPr>
      </w:pPr>
    </w:p>
    <w:p w14:paraId="4A124788" w14:textId="278099C9" w:rsidR="000575CD" w:rsidRPr="006D0E03" w:rsidRDefault="00F92A45" w:rsidP="000575CD">
      <w:r w:rsidRPr="006D0E03">
        <w:t xml:space="preserve">HR </w:t>
      </w:r>
      <w:r w:rsidR="000575CD" w:rsidRPr="006D0E03">
        <w:t>indicates that it wants to continue the MC by sending another heartbeat message after 2 seconds of the previous heartbeat message:</w:t>
      </w:r>
    </w:p>
    <w:p w14:paraId="3A4F00DA" w14:textId="382135E4" w:rsidR="000575CD" w:rsidRPr="006D0E03" w:rsidRDefault="000575CD" w:rsidP="000575CD">
      <w:pPr>
        <w:rPr>
          <w:rFonts w:ascii="Consolas" w:hAnsi="Consolas"/>
          <w:sz w:val="20"/>
          <w:szCs w:val="16"/>
        </w:rPr>
      </w:pPr>
      <w:r w:rsidRPr="006D0E03">
        <w:rPr>
          <w:rFonts w:ascii="Consolas" w:hAnsi="Consolas"/>
          <w:sz w:val="20"/>
          <w:szCs w:val="16"/>
        </w:rPr>
        <w:t>OBX|2|ST|198200^MDC_EVT_WATCHDOG^MDC|</w:t>
      </w:r>
      <w:r w:rsidRPr="006D0E03">
        <w:rPr>
          <w:rFonts w:ascii="Consolas" w:hAnsi="Consolas"/>
          <w:sz w:val="20"/>
          <w:szCs w:val="16"/>
        </w:rPr>
        <w:br/>
        <w:t>1.0.0.1|continue|||&lt;</w:t>
      </w:r>
      <w:r w:rsidR="00091128" w:rsidRPr="006D0E03">
        <w:rPr>
          <w:rFonts w:ascii="Consolas" w:hAnsi="Consolas"/>
          <w:sz w:val="20"/>
          <w:szCs w:val="16"/>
        </w:rPr>
        <w:t>2</w:t>
      </w:r>
      <w:r w:rsidRPr="006D0E03">
        <w:rPr>
          <w:rFonts w:ascii="Consolas" w:hAnsi="Consolas"/>
          <w:sz w:val="20"/>
          <w:szCs w:val="16"/>
        </w:rPr>
        <w:t>000|||F|||20191218175146+0100</w:t>
      </w:r>
      <w:r w:rsidR="00F92A45" w:rsidRPr="006D0E03">
        <w:rPr>
          <w:rFonts w:ascii="Consolas" w:hAnsi="Consolas"/>
          <w:sz w:val="20"/>
          <w:szCs w:val="16"/>
        </w:rPr>
        <w:t>|IHE_DEV_ACM^IHE DEV^1.3.6.1.4.1.19376.1.6.2.4</w:t>
      </w:r>
    </w:p>
    <w:p w14:paraId="03E079E0" w14:textId="77777777" w:rsidR="000575CD" w:rsidRPr="006D0E03" w:rsidRDefault="000575CD" w:rsidP="000575CD">
      <w:pPr>
        <w:rPr>
          <w:rFonts w:ascii="Consolas" w:hAnsi="Consolas"/>
          <w:sz w:val="20"/>
          <w:szCs w:val="16"/>
        </w:rPr>
      </w:pPr>
    </w:p>
    <w:p w14:paraId="55B02F36" w14:textId="67B88B65" w:rsidR="000575CD" w:rsidRPr="006D0E03" w:rsidRDefault="003070A1" w:rsidP="000575CD">
      <w:r w:rsidRPr="006D0E03">
        <w:t xml:space="preserve">HR </w:t>
      </w:r>
      <w:r w:rsidR="000575CD" w:rsidRPr="006D0E03">
        <w:t xml:space="preserve">indicates that it wants to continue the MC but with a change in the heartbeat message periodicity from </w:t>
      </w:r>
      <w:r w:rsidR="001F6560" w:rsidRPr="006D0E03">
        <w:t>2</w:t>
      </w:r>
      <w:r w:rsidR="000575CD" w:rsidRPr="006D0E03">
        <w:t>000 to 5000 milliseconds being effective with the next heartbeat message:</w:t>
      </w:r>
    </w:p>
    <w:p w14:paraId="6310043B" w14:textId="5B488ED1" w:rsidR="000575CD" w:rsidRPr="006D0E03" w:rsidRDefault="000575CD" w:rsidP="000575CD">
      <w:pPr>
        <w:rPr>
          <w:rFonts w:ascii="Consolas" w:hAnsi="Consolas"/>
          <w:sz w:val="20"/>
          <w:szCs w:val="16"/>
        </w:rPr>
      </w:pPr>
      <w:r w:rsidRPr="006D0E03">
        <w:rPr>
          <w:rFonts w:ascii="Consolas" w:hAnsi="Consolas"/>
          <w:sz w:val="20"/>
          <w:szCs w:val="16"/>
        </w:rPr>
        <w:t>OBX|2|ST|198200^MDC_EVT_WATCHDOG^MDC|</w:t>
      </w:r>
      <w:r w:rsidRPr="006D0E03">
        <w:rPr>
          <w:rFonts w:ascii="Consolas" w:hAnsi="Consolas"/>
          <w:sz w:val="20"/>
          <w:szCs w:val="16"/>
        </w:rPr>
        <w:br/>
        <w:t>1.0.0.1|update|||&lt;5000|||F|||20191218175148+0100</w:t>
      </w:r>
      <w:r w:rsidR="003070A1" w:rsidRPr="006D0E03">
        <w:rPr>
          <w:rFonts w:ascii="Consolas" w:hAnsi="Consolas"/>
          <w:sz w:val="20"/>
          <w:szCs w:val="16"/>
        </w:rPr>
        <w:t>|IHE_DEV_ACM^IHE DEV^1.3.6.1.4.1.19376.1.6.2.4</w:t>
      </w:r>
    </w:p>
    <w:p w14:paraId="787F2E90" w14:textId="77777777" w:rsidR="000575CD" w:rsidRPr="006D0E03" w:rsidRDefault="000575CD" w:rsidP="000575CD">
      <w:pPr>
        <w:rPr>
          <w:rFonts w:ascii="Consolas" w:hAnsi="Consolas"/>
          <w:sz w:val="20"/>
          <w:szCs w:val="16"/>
        </w:rPr>
      </w:pPr>
    </w:p>
    <w:p w14:paraId="422A3011" w14:textId="6A091690" w:rsidR="000575CD" w:rsidRPr="006D0E03" w:rsidRDefault="003070A1" w:rsidP="000575CD">
      <w:r w:rsidRPr="006D0E03">
        <w:t xml:space="preserve">HR </w:t>
      </w:r>
      <w:r w:rsidR="000575CD" w:rsidRPr="006D0E03">
        <w:t>indicates that it wants to leave the MC intentionally:</w:t>
      </w:r>
    </w:p>
    <w:p w14:paraId="6782C96D" w14:textId="115D1091" w:rsidR="000575CD" w:rsidRPr="006D0E03" w:rsidRDefault="000575CD" w:rsidP="000575CD">
      <w:pPr>
        <w:rPr>
          <w:rFonts w:ascii="Consolas" w:hAnsi="Consolas"/>
          <w:sz w:val="20"/>
          <w:szCs w:val="16"/>
        </w:rPr>
      </w:pPr>
      <w:r w:rsidRPr="006D0E03">
        <w:rPr>
          <w:rFonts w:ascii="Consolas" w:hAnsi="Consolas"/>
          <w:sz w:val="20"/>
          <w:szCs w:val="16"/>
        </w:rPr>
        <w:t>OBX|2|ST|198200^MDC_EVT_WATCHDOG^MDC|</w:t>
      </w:r>
      <w:r w:rsidRPr="006D0E03">
        <w:rPr>
          <w:rFonts w:ascii="Consolas" w:hAnsi="Consolas"/>
          <w:sz w:val="20"/>
          <w:szCs w:val="16"/>
        </w:rPr>
        <w:br/>
        <w:t>1.0.0.1|end|</w:t>
      </w:r>
      <w:r w:rsidRPr="006D0E03" w:rsidDel="009F59F6">
        <w:rPr>
          <w:rFonts w:ascii="Consolas" w:hAnsi="Consolas"/>
          <w:sz w:val="20"/>
          <w:szCs w:val="16"/>
        </w:rPr>
        <w:t xml:space="preserve"> </w:t>
      </w:r>
      <w:r w:rsidRPr="006D0E03">
        <w:rPr>
          <w:rFonts w:ascii="Consolas" w:hAnsi="Consolas"/>
          <w:sz w:val="20"/>
          <w:szCs w:val="16"/>
        </w:rPr>
        <w:t>||&lt;0|||F|||2019121817515</w:t>
      </w:r>
      <w:r w:rsidR="00C660FF" w:rsidRPr="006D0E03">
        <w:rPr>
          <w:rFonts w:ascii="Consolas" w:hAnsi="Consolas"/>
          <w:sz w:val="20"/>
          <w:szCs w:val="16"/>
        </w:rPr>
        <w:t>3</w:t>
      </w:r>
      <w:r w:rsidRPr="006D0E03">
        <w:rPr>
          <w:rFonts w:ascii="Consolas" w:hAnsi="Consolas"/>
          <w:sz w:val="20"/>
          <w:szCs w:val="16"/>
        </w:rPr>
        <w:t>+0100</w:t>
      </w:r>
      <w:r w:rsidR="008B26D4" w:rsidRPr="006D0E03">
        <w:rPr>
          <w:rFonts w:ascii="Consolas" w:hAnsi="Consolas"/>
          <w:sz w:val="20"/>
          <w:szCs w:val="16"/>
        </w:rPr>
        <w:t>|IHE_DEV_ACM^IHE DEV^1.3.6.1.4.1.19376.1.6.2.4</w:t>
      </w:r>
    </w:p>
    <w:p w14:paraId="58678B91" w14:textId="64D017DE" w:rsidR="006C371A" w:rsidRPr="006D0E03" w:rsidRDefault="006C371A" w:rsidP="000575CD">
      <w:pPr>
        <w:pStyle w:val="BodyText"/>
      </w:pPr>
    </w:p>
    <w:p w14:paraId="1762256D" w14:textId="5EEC2171" w:rsidR="00CF283F" w:rsidRPr="006D0E03" w:rsidRDefault="00303E20" w:rsidP="00303E20">
      <w:pPr>
        <w:pStyle w:val="Heading5"/>
        <w:numPr>
          <w:ilvl w:val="0"/>
          <w:numId w:val="0"/>
        </w:numPr>
        <w:rPr>
          <w:noProof w:val="0"/>
        </w:rPr>
      </w:pPr>
      <w:bookmarkStart w:id="229" w:name="_Toc345074680"/>
      <w:bookmarkStart w:id="230" w:name="_Toc235097019"/>
      <w:r w:rsidRPr="006D0E03">
        <w:rPr>
          <w:noProof w:val="0"/>
        </w:rPr>
        <w:t>3</w:t>
      </w:r>
      <w:r w:rsidR="00CF283F" w:rsidRPr="006D0E03">
        <w:rPr>
          <w:noProof w:val="0"/>
        </w:rPr>
        <w:t>.</w:t>
      </w:r>
      <w:r w:rsidR="00693660" w:rsidRPr="006D0E03">
        <w:rPr>
          <w:noProof w:val="0"/>
        </w:rPr>
        <w:t>53</w:t>
      </w:r>
      <w:r w:rsidR="00CF283F" w:rsidRPr="006D0E03">
        <w:rPr>
          <w:noProof w:val="0"/>
        </w:rPr>
        <w:t>.4.1.3 Expected Actions</w:t>
      </w:r>
      <w:bookmarkEnd w:id="229"/>
      <w:bookmarkEnd w:id="230"/>
    </w:p>
    <w:p w14:paraId="3A588924" w14:textId="75D97D68" w:rsidR="004B65A3" w:rsidRPr="006D0E03" w:rsidRDefault="004B65A3" w:rsidP="004B65A3">
      <w:pPr>
        <w:pStyle w:val="BodyText"/>
      </w:pPr>
      <w:r w:rsidRPr="006D0E03">
        <w:t xml:space="preserve">Heartbeat messages are sent from the </w:t>
      </w:r>
      <w:r w:rsidR="00652DB0" w:rsidRPr="006D0E03">
        <w:t>HR</w:t>
      </w:r>
      <w:r w:rsidR="006A2249" w:rsidRPr="006D0E03">
        <w:t>,</w:t>
      </w:r>
      <w:r w:rsidR="009566F2" w:rsidRPr="006D0E03">
        <w:t xml:space="preserve"> </w:t>
      </w:r>
      <w:r w:rsidR="006A2249" w:rsidRPr="006D0E03">
        <w:t>which initiates the connection</w:t>
      </w:r>
      <w:r w:rsidRPr="006D0E03">
        <w:t xml:space="preserve"> to the </w:t>
      </w:r>
      <w:r w:rsidR="00652DB0" w:rsidRPr="006D0E03">
        <w:t>HC</w:t>
      </w:r>
      <w:r w:rsidRPr="006D0E03">
        <w:t xml:space="preserve">. </w:t>
      </w:r>
    </w:p>
    <w:p w14:paraId="71920C02" w14:textId="3ECEC6A6" w:rsidR="004B65A3" w:rsidRPr="006D0E03" w:rsidRDefault="004B65A3" w:rsidP="004B65A3">
      <w:pPr>
        <w:pStyle w:val="BodyText"/>
      </w:pPr>
      <w:r w:rsidRPr="006D0E03">
        <w:t xml:space="preserve">When the network connection between the </w:t>
      </w:r>
      <w:r w:rsidR="0095009B" w:rsidRPr="006D0E03">
        <w:t xml:space="preserve">HR </w:t>
      </w:r>
      <w:r w:rsidRPr="006D0E03">
        <w:t xml:space="preserve">and the </w:t>
      </w:r>
      <w:r w:rsidR="0095009B" w:rsidRPr="006D0E03">
        <w:t xml:space="preserve">HC </w:t>
      </w:r>
      <w:r w:rsidRPr="006D0E03">
        <w:t xml:space="preserve">got lost, the </w:t>
      </w:r>
      <w:r w:rsidR="0095009B" w:rsidRPr="006D0E03">
        <w:t xml:space="preserve">HR </w:t>
      </w:r>
      <w:r w:rsidRPr="006D0E03">
        <w:t>shall send the first heartbeat message after the reconnect with the Event Phase “</w:t>
      </w:r>
      <w:r w:rsidRPr="006D0E03">
        <w:rPr>
          <w:b/>
          <w:bCs/>
        </w:rPr>
        <w:t>start</w:t>
      </w:r>
      <w:r w:rsidRPr="006D0E03">
        <w:t>” in OBX-5.</w:t>
      </w:r>
    </w:p>
    <w:p w14:paraId="78C7D9EE" w14:textId="09FC3A93" w:rsidR="00635681" w:rsidRPr="006D0E03" w:rsidRDefault="00635681" w:rsidP="00635681">
      <w:pPr>
        <w:pStyle w:val="BodyText"/>
      </w:pPr>
      <w:r w:rsidRPr="006D0E03">
        <w:t xml:space="preserve">It is the responsibility of the </w:t>
      </w:r>
      <w:r w:rsidR="00B31629" w:rsidRPr="006D0E03">
        <w:t xml:space="preserve">HR </w:t>
      </w:r>
      <w:r w:rsidRPr="006D0E03">
        <w:t>to react accordingly on the acknowledgement and application error code in the response message</w:t>
      </w:r>
      <w:r w:rsidR="003B7A4B" w:rsidRPr="006D0E03">
        <w:t xml:space="preserve"> (please refer to </w:t>
      </w:r>
      <w:r w:rsidR="00C71EA2">
        <w:fldChar w:fldCharType="begin"/>
      </w:r>
      <w:r w:rsidR="00C71EA2">
        <w:instrText xml:space="preserve"> REF _Ref203463529 \h </w:instrText>
      </w:r>
      <w:r w:rsidR="00C71EA2">
        <w:fldChar w:fldCharType="separate"/>
      </w:r>
      <w:r w:rsidR="00C71EA2" w:rsidRPr="006D0E03">
        <w:t>3.53.4.2 Receipt Acknowledgement Heartbeat Message</w:t>
      </w:r>
      <w:r w:rsidR="00C71EA2">
        <w:fldChar w:fldCharType="end"/>
      </w:r>
      <w:r w:rsidR="00950987" w:rsidRPr="006D0E03">
        <w:t xml:space="preserve"> for further details</w:t>
      </w:r>
      <w:r w:rsidR="003B7A4B" w:rsidRPr="006D0E03">
        <w:t>)</w:t>
      </w:r>
      <w:r w:rsidRPr="006D0E03">
        <w:t xml:space="preserve"> from the </w:t>
      </w:r>
      <w:r w:rsidR="00096AB1" w:rsidRPr="006D0E03">
        <w:t xml:space="preserve">HC </w:t>
      </w:r>
      <w:r w:rsidRPr="006D0E03">
        <w:t>(</w:t>
      </w:r>
      <w:r w:rsidR="00781E38">
        <w:t>e.g.,</w:t>
      </w:r>
      <w:r w:rsidRPr="006D0E03">
        <w:t xml:space="preserve"> the medical device may show a message to the caregiver that the alert distribution is not functioning properly any longer).</w:t>
      </w:r>
    </w:p>
    <w:p w14:paraId="38FB8FEE" w14:textId="2C5FDCC4" w:rsidR="006E101B" w:rsidRPr="006D0E03" w:rsidRDefault="006E101B" w:rsidP="006E101B">
      <w:pPr>
        <w:pStyle w:val="BodyText"/>
      </w:pPr>
      <w:r w:rsidRPr="006D0E03">
        <w:t xml:space="preserve">In the case of a “CA” and “CR” acknowledgement code, the </w:t>
      </w:r>
      <w:r w:rsidR="00096AB1" w:rsidRPr="006D0E03">
        <w:t xml:space="preserve">HR </w:t>
      </w:r>
      <w:r w:rsidRPr="006D0E03">
        <w:t xml:space="preserve">shall continue to send heartbeat messages to the </w:t>
      </w:r>
      <w:r w:rsidR="00096AB1" w:rsidRPr="006D0E03">
        <w:t xml:space="preserve">HC </w:t>
      </w:r>
      <w:r w:rsidRPr="006D0E03">
        <w:t>since some error</w:t>
      </w:r>
      <w:r w:rsidR="00E1223E" w:rsidRPr="006D0E03">
        <w:t>s</w:t>
      </w:r>
      <w:r w:rsidRPr="006D0E03">
        <w:t xml:space="preserve"> might only be temporary (</w:t>
      </w:r>
      <w:r w:rsidR="009D158D">
        <w:t>e.g.,</w:t>
      </w:r>
      <w:r w:rsidR="00CD0A56">
        <w:t xml:space="preserve"> </w:t>
      </w:r>
      <w:r w:rsidRPr="006D0E03">
        <w:t>alert communicator had a bad wireless connection, but caregiver moved to an area with a better Wifi coverage).</w:t>
      </w:r>
    </w:p>
    <w:p w14:paraId="31671A95" w14:textId="1DE551A1" w:rsidR="006E101B" w:rsidRPr="006D0E03" w:rsidRDefault="006E101B" w:rsidP="006E101B">
      <w:pPr>
        <w:pStyle w:val="BodyText"/>
      </w:pPr>
      <w:r w:rsidRPr="006D0E03">
        <w:t xml:space="preserve">In the case of a “CE” acknowledgement code, the </w:t>
      </w:r>
      <w:r w:rsidR="00A66AD8" w:rsidRPr="006D0E03">
        <w:t xml:space="preserve">HR </w:t>
      </w:r>
      <w:r w:rsidRPr="006D0E03">
        <w:t xml:space="preserve">shall stop to send heartbeat messages to the </w:t>
      </w:r>
      <w:r w:rsidR="00A66AD8" w:rsidRPr="006D0E03">
        <w:t xml:space="preserve">HC </w:t>
      </w:r>
      <w:r w:rsidRPr="006D0E03">
        <w:t xml:space="preserve">since this indicates that the </w:t>
      </w:r>
      <w:r w:rsidR="00A66AD8" w:rsidRPr="006D0E03">
        <w:t xml:space="preserve">HC </w:t>
      </w:r>
      <w:r w:rsidRPr="006D0E03">
        <w:t xml:space="preserve">does not support heartbeat messages at all. </w:t>
      </w:r>
      <w:r w:rsidRPr="006D0E03">
        <w:br/>
        <w:t xml:space="preserve">After reconnecting to the </w:t>
      </w:r>
      <w:r w:rsidR="00B41357" w:rsidRPr="006D0E03">
        <w:t>HC</w:t>
      </w:r>
      <w:r w:rsidRPr="006D0E03">
        <w:t xml:space="preserve">, the </w:t>
      </w:r>
      <w:r w:rsidR="00B41357" w:rsidRPr="006D0E03">
        <w:t xml:space="preserve">HR </w:t>
      </w:r>
      <w:r w:rsidRPr="006D0E03">
        <w:t xml:space="preserve">may send another heartbeat message in order to check if support of heartbeat messages has changed at the </w:t>
      </w:r>
      <w:r w:rsidR="00C32495" w:rsidRPr="006D0E03">
        <w:t>HC</w:t>
      </w:r>
      <w:r w:rsidRPr="006D0E03">
        <w:t>, for example, due to a configuration change.</w:t>
      </w:r>
    </w:p>
    <w:p w14:paraId="514FDCB5" w14:textId="2A42BE05" w:rsidR="004B65A3" w:rsidRPr="006D0E03" w:rsidRDefault="004B65A3" w:rsidP="004B65A3">
      <w:pPr>
        <w:pStyle w:val="BodyText"/>
      </w:pPr>
      <w:r w:rsidRPr="006D0E03">
        <w:t xml:space="preserve">Heartbeat messages sent directly from the medical devices or from a gateway proxy sending the heartbeat messages on </w:t>
      </w:r>
      <w:r w:rsidR="00641897" w:rsidRPr="006D0E03">
        <w:t>behalf</w:t>
      </w:r>
      <w:r w:rsidRPr="006D0E03">
        <w:t xml:space="preserve"> of the medical devices differ slightly from heartbeat messages sent by a gateway managing the reliable communication to the connected medical devices in the background</w:t>
      </w:r>
      <w:r w:rsidR="00D50C08" w:rsidRPr="006D0E03">
        <w:t>:</w:t>
      </w:r>
    </w:p>
    <w:p w14:paraId="7ED1ECE8" w14:textId="2FFDEEB1" w:rsidR="001D6E36" w:rsidRPr="006D0E03" w:rsidRDefault="001D6E36" w:rsidP="00701EF2">
      <w:pPr>
        <w:pStyle w:val="BodyText"/>
        <w:rPr>
          <w:b/>
          <w:bCs/>
          <w:u w:val="single"/>
        </w:rPr>
      </w:pPr>
      <w:r w:rsidRPr="006D0E03">
        <w:rPr>
          <w:b/>
          <w:bCs/>
          <w:u w:val="single"/>
        </w:rPr>
        <w:t>Heartbeat Messages from Medical Device or Gateway Proxy Reporter</w:t>
      </w:r>
    </w:p>
    <w:p w14:paraId="64637586" w14:textId="17445CEC" w:rsidR="00701EF2" w:rsidRPr="006D0E03" w:rsidRDefault="00701EF2" w:rsidP="00701EF2">
      <w:pPr>
        <w:pStyle w:val="BodyText"/>
      </w:pPr>
      <w:r w:rsidRPr="006D0E03">
        <w:t xml:space="preserve">The </w:t>
      </w:r>
      <w:r w:rsidR="0007417F" w:rsidRPr="006D0E03">
        <w:t xml:space="preserve">first </w:t>
      </w:r>
      <w:r w:rsidRPr="006D0E03">
        <w:t xml:space="preserve">OBX segment containing the information on the MDS level also identifies the individual device to which the heartbeat message corresponds. </w:t>
      </w:r>
    </w:p>
    <w:p w14:paraId="56A08360" w14:textId="7A7D375A" w:rsidR="00701EF2" w:rsidRPr="006D0E03" w:rsidRDefault="00701EF2" w:rsidP="00701EF2">
      <w:pPr>
        <w:pStyle w:val="BodyText"/>
      </w:pPr>
      <w:r w:rsidRPr="006D0E03">
        <w:lastRenderedPageBreak/>
        <w:t xml:space="preserve">A gateway proxy may send heartbeat information from multiple medical devices in one single heartbeat message as long as the other information </w:t>
      </w:r>
      <w:r w:rsidR="00781E38" w:rsidRPr="006D0E03">
        <w:t>is</w:t>
      </w:r>
      <w:r w:rsidRPr="006D0E03">
        <w:t xml:space="preserve"> identical for all the devices (</w:t>
      </w:r>
      <w:r w:rsidR="009D158D">
        <w:t>e.g.,</w:t>
      </w:r>
      <w:r w:rsidR="00CD0A56">
        <w:t xml:space="preserve"> </w:t>
      </w:r>
      <w:r w:rsidRPr="006D0E03">
        <w:t>same heartbeat information timestamp, etc.).</w:t>
      </w:r>
    </w:p>
    <w:p w14:paraId="5B33E24E" w14:textId="1D2C84B9" w:rsidR="006D652F" w:rsidRPr="006D0E03" w:rsidRDefault="006D652F" w:rsidP="00701EF2">
      <w:pPr>
        <w:pStyle w:val="BodyText"/>
      </w:pPr>
      <w:r w:rsidRPr="006D0E03">
        <w:t xml:space="preserve">Note that </w:t>
      </w:r>
      <w:r w:rsidR="00944B0B" w:rsidRPr="006D0E03">
        <w:t>patient-related and location</w:t>
      </w:r>
      <w:r w:rsidR="00BD7ABD" w:rsidRPr="006D0E03">
        <w:t xml:space="preserve">-related information are not part of the heartbeat messages. </w:t>
      </w:r>
      <w:r w:rsidR="00A01086" w:rsidRPr="006D0E03">
        <w:t xml:space="preserve">This </w:t>
      </w:r>
      <w:r w:rsidR="007106E4" w:rsidRPr="006D0E03">
        <w:t xml:space="preserve">information </w:t>
      </w:r>
      <w:r w:rsidR="00A01086" w:rsidRPr="006D0E03">
        <w:t xml:space="preserve">is </w:t>
      </w:r>
      <w:r w:rsidR="007106E4" w:rsidRPr="006D0E03">
        <w:t>provided by other IHE profiles such as DEC, ACM and others.</w:t>
      </w:r>
    </w:p>
    <w:p w14:paraId="66DCD0B7" w14:textId="77777777" w:rsidR="00701EF2" w:rsidRPr="006D0E03" w:rsidRDefault="00701EF2" w:rsidP="00701EF2">
      <w:pPr>
        <w:pStyle w:val="BodyText"/>
        <w:rPr>
          <w:rStyle w:val="BookTitle"/>
        </w:rPr>
      </w:pPr>
      <w:r w:rsidRPr="006D0E03">
        <w:rPr>
          <w:rStyle w:val="BookTitle"/>
        </w:rPr>
        <w:t>Example:</w:t>
      </w:r>
    </w:p>
    <w:p w14:paraId="403FEA53" w14:textId="25A9DB3E" w:rsidR="00701EF2" w:rsidRPr="006D0E03" w:rsidRDefault="00701EF2" w:rsidP="00701EF2">
      <w:pPr>
        <w:rPr>
          <w:rFonts w:ascii="Consolas" w:hAnsi="Consolas" w:cs="Consolas"/>
          <w:color w:val="000000"/>
          <w:sz w:val="20"/>
        </w:rPr>
      </w:pPr>
      <w:r w:rsidRPr="006D0E03">
        <w:rPr>
          <w:rFonts w:ascii="Consolas" w:hAnsi="Consolas" w:cs="Consolas"/>
          <w:color w:val="000000"/>
          <w:sz w:val="20"/>
        </w:rPr>
        <w:t>MSH|^~\&amp;|PHILIPS_867315^0009FBFFFF059322^EUI64||||20220627085521038+0000||ORU^R4</w:t>
      </w:r>
      <w:r w:rsidR="00E54677" w:rsidRPr="006D0E03">
        <w:rPr>
          <w:rFonts w:ascii="Consolas" w:hAnsi="Consolas" w:cs="Consolas"/>
          <w:color w:val="000000"/>
          <w:sz w:val="20"/>
        </w:rPr>
        <w:t>4</w:t>
      </w:r>
      <w:r w:rsidRPr="006D0E03">
        <w:rPr>
          <w:rFonts w:ascii="Consolas" w:hAnsi="Consolas" w:cs="Consolas"/>
          <w:color w:val="000000"/>
          <w:sz w:val="20"/>
        </w:rPr>
        <w:t>^ORU_R4</w:t>
      </w:r>
      <w:r w:rsidR="00593F45" w:rsidRPr="006D0E03">
        <w:rPr>
          <w:rFonts w:ascii="Consolas" w:hAnsi="Consolas" w:cs="Consolas"/>
          <w:color w:val="000000"/>
          <w:sz w:val="20"/>
        </w:rPr>
        <w:t>4</w:t>
      </w:r>
      <w:r w:rsidRPr="006D0E03">
        <w:rPr>
          <w:rFonts w:ascii="Consolas" w:hAnsi="Consolas" w:cs="Consolas"/>
          <w:color w:val="000000"/>
          <w:sz w:val="20"/>
        </w:rPr>
        <w:t>|PM20220627085521.038XY150Z04091|P|2.6|||AL|NE||8859/1|en^English^ISO639||IHE_</w:t>
      </w:r>
      <w:r w:rsidR="00BB0930" w:rsidRPr="006D0E03">
        <w:rPr>
          <w:rFonts w:ascii="Consolas" w:hAnsi="Consolas" w:cs="Consolas"/>
          <w:color w:val="000000"/>
          <w:sz w:val="20"/>
        </w:rPr>
        <w:t>DEV</w:t>
      </w:r>
      <w:r w:rsidRPr="006D0E03">
        <w:rPr>
          <w:rFonts w:ascii="Consolas" w:hAnsi="Consolas" w:cs="Consolas"/>
          <w:color w:val="000000"/>
          <w:sz w:val="20"/>
        </w:rPr>
        <w:t>_0</w:t>
      </w:r>
      <w:r w:rsidR="0071255E" w:rsidRPr="006D0E03">
        <w:rPr>
          <w:rFonts w:ascii="Consolas" w:hAnsi="Consolas" w:cs="Consolas"/>
          <w:color w:val="000000"/>
          <w:sz w:val="20"/>
        </w:rPr>
        <w:t>53</w:t>
      </w:r>
      <w:r w:rsidRPr="006D0E03">
        <w:rPr>
          <w:rFonts w:ascii="Consolas" w:hAnsi="Consolas" w:cs="Consolas"/>
          <w:color w:val="000000"/>
          <w:sz w:val="20"/>
        </w:rPr>
        <w:t xml:space="preserve">^IHE </w:t>
      </w:r>
      <w:r w:rsidR="0071255E" w:rsidRPr="006D0E03">
        <w:rPr>
          <w:rFonts w:ascii="Consolas" w:hAnsi="Consolas" w:cs="Consolas"/>
          <w:color w:val="000000"/>
          <w:sz w:val="20"/>
        </w:rPr>
        <w:t>DEV</w:t>
      </w:r>
      <w:r w:rsidRPr="006D0E03">
        <w:rPr>
          <w:rFonts w:ascii="Consolas" w:hAnsi="Consolas" w:cs="Consolas"/>
          <w:color w:val="000000"/>
          <w:sz w:val="20"/>
        </w:rPr>
        <w:t>^1.3.6.1.4.1.19376.1.6.1.</w:t>
      </w:r>
      <w:r w:rsidR="0011737E" w:rsidRPr="006D0E03">
        <w:rPr>
          <w:rFonts w:ascii="Consolas" w:hAnsi="Consolas" w:cs="Consolas"/>
          <w:color w:val="000000"/>
          <w:sz w:val="20"/>
        </w:rPr>
        <w:t>53</w:t>
      </w:r>
      <w:r w:rsidRPr="006D0E03">
        <w:rPr>
          <w:rFonts w:ascii="Consolas" w:hAnsi="Consolas" w:cs="Consolas"/>
          <w:color w:val="000000"/>
          <w:sz w:val="20"/>
        </w:rPr>
        <w:t>.1^ISO</w:t>
      </w:r>
    </w:p>
    <w:p w14:paraId="650A2157" w14:textId="7F4A6CAA" w:rsidR="00701EF2" w:rsidRPr="006D0E03" w:rsidRDefault="00701EF2" w:rsidP="00701EF2">
      <w:pPr>
        <w:rPr>
          <w:rFonts w:ascii="Consolas" w:hAnsi="Consolas" w:cs="Consolas"/>
          <w:sz w:val="20"/>
        </w:rPr>
      </w:pPr>
      <w:r w:rsidRPr="006D0E03">
        <w:rPr>
          <w:rFonts w:ascii="Consolas" w:hAnsi="Consolas" w:cs="Consolas"/>
          <w:color w:val="000000"/>
          <w:sz w:val="20"/>
        </w:rPr>
        <w:t>OBR|1</w:t>
      </w:r>
      <w:r w:rsidRPr="006D0E03">
        <w:rPr>
          <w:rFonts w:ascii="Consolas" w:hAnsi="Consolas" w:cs="Consolas"/>
          <w:sz w:val="20"/>
        </w:rPr>
        <w:t>||0000000B00000000^^0009FBFFFF059322^EUI-64|</w:t>
      </w:r>
      <w:r w:rsidR="00ED3AEA" w:rsidRPr="006D0E03">
        <w:rPr>
          <w:rFonts w:ascii="Consolas" w:hAnsi="Consolas"/>
          <w:sz w:val="20"/>
          <w:szCs w:val="16"/>
        </w:rPr>
        <w:t>198200^MDC_EVT_WATCHDOG^MDC</w:t>
      </w:r>
      <w:r w:rsidR="00ED3AEA" w:rsidRPr="006D0E03" w:rsidDel="00ED3AEA">
        <w:rPr>
          <w:rFonts w:ascii="Consolas" w:hAnsi="Consolas" w:cs="Consolas"/>
          <w:sz w:val="20"/>
        </w:rPr>
        <w:t xml:space="preserve"> </w:t>
      </w:r>
      <w:r w:rsidRPr="006D0E03">
        <w:rPr>
          <w:rFonts w:ascii="Consolas" w:hAnsi="Consolas" w:cs="Consolas"/>
          <w:sz w:val="20"/>
        </w:rPr>
        <w:t>|||20220627085521038+0000</w:t>
      </w:r>
    </w:p>
    <w:p w14:paraId="50ADE53D" w14:textId="77777777" w:rsidR="00701EF2" w:rsidRPr="006D0E03" w:rsidRDefault="00701EF2" w:rsidP="00701EF2">
      <w:pPr>
        <w:rPr>
          <w:rFonts w:ascii="Consolas" w:hAnsi="Consolas" w:cs="Consolas"/>
          <w:sz w:val="20"/>
        </w:rPr>
      </w:pPr>
      <w:r w:rsidRPr="006D0E03">
        <w:rPr>
          <w:rFonts w:ascii="Consolas" w:hAnsi="Consolas" w:cs="Consolas"/>
          <w:sz w:val="20"/>
        </w:rPr>
        <w:t>OBX|1||69965^MDC_DEV_MON_PHYSIO_MULTI_PARAM_MDS^MDC|1.0.0.0|||||||X|||||||XY150Z0444^^0009FBFFFF059322^EUI-64</w:t>
      </w:r>
    </w:p>
    <w:p w14:paraId="0F8C8D0F" w14:textId="753A0A0E" w:rsidR="00075DB8" w:rsidRPr="006D0E03" w:rsidRDefault="00701EF2" w:rsidP="00701EF2">
      <w:pPr>
        <w:rPr>
          <w:rFonts w:ascii="Consolas" w:hAnsi="Consolas" w:cs="Consolas"/>
          <w:color w:val="000000"/>
          <w:sz w:val="20"/>
        </w:rPr>
      </w:pPr>
      <w:r w:rsidRPr="006D0E03">
        <w:rPr>
          <w:rFonts w:ascii="Consolas" w:hAnsi="Consolas"/>
          <w:sz w:val="20"/>
          <w:szCs w:val="16"/>
        </w:rPr>
        <w:t>OBX|2|ST|198200^MDC_EVT_WATCHDOG^MDC|1.0.0.1|continue|||&lt;10000|||F|||</w:t>
      </w:r>
      <w:r w:rsidRPr="006D0E03">
        <w:rPr>
          <w:rFonts w:ascii="Consolas" w:hAnsi="Consolas" w:cs="Consolas"/>
          <w:color w:val="000000"/>
          <w:sz w:val="20"/>
        </w:rPr>
        <w:t>20220627085521038+0000</w:t>
      </w:r>
    </w:p>
    <w:p w14:paraId="7142D897" w14:textId="77777777" w:rsidR="00C8265C" w:rsidRPr="006D0E03" w:rsidRDefault="00C8265C" w:rsidP="00BD5221">
      <w:pPr>
        <w:pStyle w:val="BodyText"/>
        <w:rPr>
          <w:rStyle w:val="BookTitle"/>
        </w:rPr>
      </w:pPr>
    </w:p>
    <w:p w14:paraId="541B1B1A" w14:textId="77777777" w:rsidR="00CB46A9" w:rsidRPr="006D0E03" w:rsidRDefault="00CB46A9" w:rsidP="00BD5221">
      <w:pPr>
        <w:pStyle w:val="BodyText"/>
        <w:rPr>
          <w:rStyle w:val="BookTitle"/>
        </w:rPr>
      </w:pPr>
      <w:r w:rsidRPr="006D0E03">
        <w:rPr>
          <w:rStyle w:val="BookTitle"/>
        </w:rPr>
        <w:br w:type="page"/>
      </w:r>
    </w:p>
    <w:p w14:paraId="3A403ECF" w14:textId="5870BD18" w:rsidR="00701EF2" w:rsidRPr="006D0E03" w:rsidRDefault="001631A5" w:rsidP="00701EF2">
      <w:pPr>
        <w:rPr>
          <w:rFonts w:ascii="Consolas" w:hAnsi="Consolas"/>
          <w:sz w:val="20"/>
          <w:szCs w:val="16"/>
        </w:rPr>
      </w:pPr>
      <w:r w:rsidRPr="006D0E03">
        <w:rPr>
          <w:rStyle w:val="BookTitle"/>
        </w:rPr>
        <w:lastRenderedPageBreak/>
        <w:t xml:space="preserve">Gateway Proxy </w:t>
      </w:r>
      <w:r w:rsidR="00A777FB" w:rsidRPr="006D0E03">
        <w:rPr>
          <w:rStyle w:val="BookTitle"/>
        </w:rPr>
        <w:t xml:space="preserve">Heartbeat </w:t>
      </w:r>
      <w:r w:rsidR="00022D1C" w:rsidRPr="006D0E03">
        <w:rPr>
          <w:rStyle w:val="BookTitle"/>
        </w:rPr>
        <w:t>Reporter which</w:t>
      </w:r>
      <w:r w:rsidR="0016253D" w:rsidRPr="006D0E03">
        <w:rPr>
          <w:rStyle w:val="BookTitle"/>
        </w:rPr>
        <w:t xml:space="preserve"> sends heartbeat messages on behalf of </w:t>
      </w:r>
      <w:r w:rsidR="00DA4169" w:rsidRPr="006D0E03">
        <w:rPr>
          <w:rStyle w:val="BookTitle"/>
        </w:rPr>
        <w:t>its</w:t>
      </w:r>
      <w:r w:rsidR="0016253D" w:rsidRPr="006D0E03">
        <w:rPr>
          <w:rStyle w:val="BookTitle"/>
        </w:rPr>
        <w:t xml:space="preserve"> connected devices:</w:t>
      </w:r>
      <w:r w:rsidR="00701EF2" w:rsidRPr="006D0E03">
        <w:rPr>
          <w:rFonts w:ascii="Consolas" w:hAnsi="Consolas"/>
          <w:sz w:val="20"/>
          <w:szCs w:val="16"/>
        </w:rPr>
        <w:t xml:space="preserve"> </w:t>
      </w:r>
    </w:p>
    <w:p w14:paraId="3BB3C81A" w14:textId="7A8ED36E" w:rsidR="00701EF2" w:rsidRPr="006D0E03" w:rsidRDefault="00800E7F" w:rsidP="004B65A3">
      <w:pPr>
        <w:pStyle w:val="BodyText"/>
      </w:pPr>
      <w:r w:rsidRPr="006D0E03">
        <w:rPr>
          <w:noProof/>
        </w:rPr>
        <mc:AlternateContent>
          <mc:Choice Requires="wpc">
            <w:drawing>
              <wp:inline distT="0" distB="0" distL="0" distR="0" wp14:anchorId="545217B3" wp14:editId="20F326C2">
                <wp:extent cx="5971429" cy="3200400"/>
                <wp:effectExtent l="0" t="0" r="0" b="0"/>
                <wp:docPr id="132621402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82173371" name="Rectangle 582173371"/>
                        <wps:cNvSpPr/>
                        <wps:spPr>
                          <a:xfrm>
                            <a:off x="23853" y="381662"/>
                            <a:ext cx="715618" cy="58044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532ED8" w14:textId="09EB40A1" w:rsidR="00B50742" w:rsidRPr="002D6725" w:rsidRDefault="00B50742" w:rsidP="002D6725">
                              <w:pPr>
                                <w:spacing w:before="0"/>
                                <w:jc w:val="center"/>
                                <w:rPr>
                                  <w:color w:val="000000" w:themeColor="text1"/>
                                </w:rPr>
                              </w:pPr>
                              <w:r w:rsidRPr="002D6725">
                                <w:rPr>
                                  <w:color w:val="000000" w:themeColor="text1"/>
                                </w:rPr>
                                <w:t>Device</w:t>
                              </w:r>
                              <w:r w:rsidR="00C0403F" w:rsidRPr="002D6725">
                                <w:rPr>
                                  <w:color w:val="000000" w:themeColor="text1"/>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543107" name="Rectangle 777543107"/>
                        <wps:cNvSpPr/>
                        <wps:spPr>
                          <a:xfrm>
                            <a:off x="24493" y="2136021"/>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5EF2DD" w14:textId="5BC72FD7" w:rsidR="00B21DD4" w:rsidRPr="002D6725" w:rsidRDefault="00B21DD4" w:rsidP="00B21DD4">
                              <w:pPr>
                                <w:jc w:val="center"/>
                                <w:rPr>
                                  <w:color w:val="000000" w:themeColor="text1"/>
                                  <w:szCs w:val="24"/>
                                </w:rPr>
                              </w:pPr>
                              <w:r w:rsidRPr="002D6725">
                                <w:rPr>
                                  <w:color w:val="000000" w:themeColor="text1"/>
                                  <w:u w:val="single"/>
                                </w:rPr>
                                <w:t>Device</w:t>
                              </w:r>
                              <w:r w:rsidRPr="002D6725">
                                <w:rPr>
                                  <w:color w:val="000000" w:themeColor="text1"/>
                                  <w:u w:val="single"/>
                                </w:rPr>
                                <w:br/>
                              </w:r>
                              <w:r w:rsidR="00666CDC" w:rsidRPr="002D6725">
                                <w:rPr>
                                  <w:color w:val="000000" w:themeColor="text1"/>
                                  <w:u w:val="single"/>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71650880" name="Rectangle 1171650880"/>
                        <wps:cNvSpPr/>
                        <wps:spPr>
                          <a:xfrm>
                            <a:off x="1168713" y="1144988"/>
                            <a:ext cx="1359801" cy="842838"/>
                          </a:xfrm>
                          <a:prstGeom prst="rect">
                            <a:avLst/>
                          </a:prstGeom>
                          <a:solidFill>
                            <a:schemeClr val="bg1">
                              <a:lumMod val="75000"/>
                            </a:schemeClr>
                          </a:solidFill>
                        </wps:spPr>
                        <wps:style>
                          <a:lnRef idx="2">
                            <a:schemeClr val="dk1"/>
                          </a:lnRef>
                          <a:fillRef idx="1">
                            <a:schemeClr val="lt1"/>
                          </a:fillRef>
                          <a:effectRef idx="0">
                            <a:schemeClr val="dk1"/>
                          </a:effectRef>
                          <a:fontRef idx="minor">
                            <a:schemeClr val="dk1"/>
                          </a:fontRef>
                        </wps:style>
                        <wps:txbx>
                          <w:txbxContent>
                            <w:p w14:paraId="0B316668" w14:textId="3AFC6983" w:rsidR="00491892" w:rsidRDefault="00491892" w:rsidP="002D6725">
                              <w:pPr>
                                <w:spacing w:before="0"/>
                                <w:jc w:val="center"/>
                              </w:pPr>
                              <w:r>
                                <w:t>Gateway</w:t>
                              </w:r>
                              <w:r w:rsidR="00876EE5">
                                <w:t xml:space="preserve"> Proxy</w:t>
                              </w:r>
                              <w:r w:rsidR="00EF0209">
                                <w:br/>
                                <w:t>Heartbeat Reporter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938382" name="Connector: Elbow 1355938382"/>
                        <wps:cNvCnPr>
                          <a:stCxn id="582173371" idx="3"/>
                          <a:endCxn id="1171650880" idx="0"/>
                        </wps:cNvCnPr>
                        <wps:spPr>
                          <a:xfrm>
                            <a:off x="739471" y="671885"/>
                            <a:ext cx="1109143" cy="473103"/>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95318198" name="Connector: Elbow 595318198"/>
                        <wps:cNvCnPr>
                          <a:stCxn id="777543107" idx="3"/>
                          <a:endCxn id="1171650880" idx="2"/>
                        </wps:cNvCnPr>
                        <wps:spPr>
                          <a:xfrm flipV="1">
                            <a:off x="739503" y="1987826"/>
                            <a:ext cx="1109111" cy="438390"/>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99690093" name="Rectangle 199690093"/>
                        <wps:cNvSpPr/>
                        <wps:spPr>
                          <a:xfrm>
                            <a:off x="4436828" y="1144988"/>
                            <a:ext cx="1460707" cy="824056"/>
                          </a:xfrm>
                          <a:prstGeom prst="rect">
                            <a:avLst/>
                          </a:prstGeom>
                        </wps:spPr>
                        <wps:style>
                          <a:lnRef idx="2">
                            <a:schemeClr val="dk1"/>
                          </a:lnRef>
                          <a:fillRef idx="1">
                            <a:schemeClr val="lt1"/>
                          </a:fillRef>
                          <a:effectRef idx="0">
                            <a:schemeClr val="dk1"/>
                          </a:effectRef>
                          <a:fontRef idx="minor">
                            <a:schemeClr val="dk1"/>
                          </a:fontRef>
                        </wps:style>
                        <wps:txbx>
                          <w:txbxContent>
                            <w:p w14:paraId="735427E5" w14:textId="1BC9F8FE" w:rsidR="006F53F0" w:rsidRDefault="006F53F0" w:rsidP="002D6725">
                              <w:pPr>
                                <w:spacing w:before="0"/>
                                <w:jc w:val="center"/>
                              </w:pPr>
                              <w:r>
                                <w:t>Heartbeat Consumer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72206" name="Straight Arrow Connector 1424172206"/>
                        <wps:cNvCnPr/>
                        <wps:spPr>
                          <a:xfrm>
                            <a:off x="2535797" y="1272209"/>
                            <a:ext cx="1900252"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012276203" name="Text Box 2012276203"/>
                        <wps:cNvSpPr txBox="1"/>
                        <wps:spPr>
                          <a:xfrm>
                            <a:off x="2758860" y="636104"/>
                            <a:ext cx="1423526" cy="606415"/>
                          </a:xfrm>
                          <a:prstGeom prst="rect">
                            <a:avLst/>
                          </a:prstGeom>
                          <a:solidFill>
                            <a:schemeClr val="lt1"/>
                          </a:solidFill>
                          <a:ln w="6350">
                            <a:noFill/>
                          </a:ln>
                        </wps:spPr>
                        <wps:txbx>
                          <w:txbxContent>
                            <w:p w14:paraId="6C405226" w14:textId="62AA3FDD" w:rsidR="008F612F" w:rsidRDefault="0082384C" w:rsidP="002D6725">
                              <w:pPr>
                                <w:spacing w:before="0"/>
                              </w:pPr>
                              <w:r w:rsidRPr="0082384C">
                                <w:t>Request Heartbeat Response</w:t>
                              </w:r>
                              <w:r w:rsidR="001B0A30">
                                <w:t xml:space="preserve"> [DEV</w:t>
                              </w:r>
                              <w:r w:rsidR="004B1B85">
                                <w:t>-53]</w:t>
                              </w:r>
                              <w:r w:rsidR="004A71D5">
                                <w:t xml:space="preserve"> Device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065762" name="Straight Arrow Connector 158065762"/>
                        <wps:cNvCnPr/>
                        <wps:spPr>
                          <a:xfrm flipH="1">
                            <a:off x="2528292" y="1407226"/>
                            <a:ext cx="1908147"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1389348126" name="Text Box 1389348126"/>
                        <wps:cNvSpPr txBox="1"/>
                        <wps:spPr>
                          <a:xfrm>
                            <a:off x="225574" y="1264721"/>
                            <a:ext cx="243501" cy="635331"/>
                          </a:xfrm>
                          <a:prstGeom prst="rect">
                            <a:avLst/>
                          </a:prstGeom>
                          <a:solidFill>
                            <a:schemeClr val="lt1"/>
                          </a:solidFill>
                          <a:ln w="6350">
                            <a:noFill/>
                          </a:ln>
                        </wps:spPr>
                        <wps:txbx>
                          <w:txbxContent>
                            <w:p w14:paraId="14FC2459" w14:textId="291D55B8" w:rsidR="000020DF" w:rsidRDefault="000020DF">
                              <w:r>
                                <w:t>:</w:t>
                              </w:r>
                            </w:p>
                            <w:p w14:paraId="586B5C6C" w14:textId="15065E17" w:rsidR="006D21D0" w:rsidRDefault="006D21D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9116143" name="Straight Arrow Connector 319116143"/>
                        <wps:cNvCnPr/>
                        <wps:spPr>
                          <a:xfrm>
                            <a:off x="2536924" y="1725037"/>
                            <a:ext cx="18999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02081492" name="Straight Arrow Connector 502081492"/>
                        <wps:cNvCnPr/>
                        <wps:spPr>
                          <a:xfrm flipH="1">
                            <a:off x="2517929" y="1854355"/>
                            <a:ext cx="1907540"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1780614148" name="Text Box 1"/>
                        <wps:cNvSpPr txBox="1"/>
                        <wps:spPr>
                          <a:xfrm>
                            <a:off x="3324488" y="1419101"/>
                            <a:ext cx="243205" cy="279070"/>
                          </a:xfrm>
                          <a:prstGeom prst="rect">
                            <a:avLst/>
                          </a:prstGeom>
                          <a:solidFill>
                            <a:schemeClr val="lt1"/>
                          </a:solidFill>
                          <a:ln w="6350">
                            <a:noFill/>
                          </a:ln>
                        </wps:spPr>
                        <wps:txbx>
                          <w:txbxContent>
                            <w:p w14:paraId="53311358" w14:textId="4A8B850E" w:rsidR="00403D94" w:rsidRDefault="00403D94" w:rsidP="002D6725">
                              <w:pPr>
                                <w:spacing w:before="0"/>
                                <w:rPr>
                                  <w:color w:val="00808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9773783" name="Text Box 1"/>
                        <wps:cNvSpPr txBox="1"/>
                        <wps:spPr>
                          <a:xfrm>
                            <a:off x="2750562" y="1872234"/>
                            <a:ext cx="1511337" cy="640378"/>
                          </a:xfrm>
                          <a:prstGeom prst="rect">
                            <a:avLst/>
                          </a:prstGeom>
                          <a:solidFill>
                            <a:schemeClr val="lt1"/>
                          </a:solidFill>
                          <a:ln w="6350">
                            <a:noFill/>
                          </a:ln>
                        </wps:spPr>
                        <wps:txbx>
                          <w:txbxContent>
                            <w:p w14:paraId="5C0043BC" w14:textId="0195AF25" w:rsidR="006C4CDD" w:rsidRPr="002D6725" w:rsidRDefault="0082384C" w:rsidP="002D6725">
                              <w:pPr>
                                <w:spacing w:before="0"/>
                                <w:rPr>
                                  <w:szCs w:val="24"/>
                                </w:rPr>
                              </w:pPr>
                              <w:r w:rsidRPr="002D6725">
                                <w:t>Request Heartbeat Response</w:t>
                              </w:r>
                              <w:r w:rsidR="00B2130F" w:rsidRPr="002D6725">
                                <w:t xml:space="preserve"> [DEV-53]</w:t>
                              </w:r>
                              <w:r w:rsidR="00E72893" w:rsidRPr="002D6725">
                                <w:br/>
                              </w:r>
                              <w:r w:rsidR="006C4CDD" w:rsidRPr="002D6725">
                                <w:t xml:space="preserve">Device </w:t>
                              </w:r>
                              <w:r w:rsidR="00BF31B3" w:rsidRPr="002D6725">
                                <w:t>n</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45217B3" id="Canvas 1" o:spid="_x0000_s1068" editas="canvas" style="width:470.2pt;height:252pt;mso-position-horizontal-relative:char;mso-position-vertical-relative:line" coordsize="59709,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">
                <v:shape id="_x0000_s1069" type="#_x0000_t75" style="position:absolute;width:59709;height:32004;visibility:visible;mso-wrap-style:square" filled="t">
                  <v:fill o:detectmouseclick="t"/>
                  <v:path o:connecttype="none"/>
                </v:shape>
                <v:rect id="Rectangle 582173371" o:spid="_x0000_s1070" style="position:absolute;left:238;top:3816;width:7156;height:5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" fillcolor="#f2f2f2 [3052]" strokecolor="#091723 [484]" strokeweight="1pt">
                  <v:textbox>
                    <w:txbxContent>
                      <w:p w14:paraId="21532ED8" w14:textId="09EB40A1" w:rsidR="00B50742" w:rsidRPr="002D6725" w:rsidRDefault="00B50742" w:rsidP="002D6725">
                        <w:pPr>
                          <w:spacing w:before="0"/>
                          <w:jc w:val="center"/>
                          <w:rPr>
                            <w:color w:val="000000" w:themeColor="text1"/>
                          </w:rPr>
                        </w:pPr>
                        <w:r w:rsidRPr="002D6725">
                          <w:rPr>
                            <w:color w:val="000000" w:themeColor="text1"/>
                          </w:rPr>
                          <w:t>Device</w:t>
                        </w:r>
                        <w:r w:rsidR="00C0403F" w:rsidRPr="002D6725">
                          <w:rPr>
                            <w:color w:val="000000" w:themeColor="text1"/>
                          </w:rPr>
                          <w:br/>
                          <w:t>1</w:t>
                        </w:r>
                      </w:p>
                    </w:txbxContent>
                  </v:textbox>
                </v:rect>
                <v:rect id="Rectangle 777543107" o:spid="_x0000_s1071" style="position:absolute;left:244;top:21360;width:7151;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" fillcolor="#f2f2f2 [3052]" strokecolor="#091723 [484]" strokeweight="1pt">
                  <v:textbox>
                    <w:txbxContent>
                      <w:p w14:paraId="225EF2DD" w14:textId="5BC72FD7" w:rsidR="00B21DD4" w:rsidRPr="002D6725" w:rsidRDefault="00B21DD4" w:rsidP="00B21DD4">
                        <w:pPr>
                          <w:jc w:val="center"/>
                          <w:rPr>
                            <w:color w:val="000000" w:themeColor="text1"/>
                            <w:szCs w:val="24"/>
                          </w:rPr>
                        </w:pPr>
                        <w:r w:rsidRPr="002D6725">
                          <w:rPr>
                            <w:color w:val="000000" w:themeColor="text1"/>
                            <w:u w:val="single"/>
                          </w:rPr>
                          <w:t>Device</w:t>
                        </w:r>
                        <w:r w:rsidRPr="002D6725">
                          <w:rPr>
                            <w:color w:val="000000" w:themeColor="text1"/>
                            <w:u w:val="single"/>
                          </w:rPr>
                          <w:br/>
                        </w:r>
                        <w:r w:rsidR="00666CDC" w:rsidRPr="002D6725">
                          <w:rPr>
                            <w:color w:val="000000" w:themeColor="text1"/>
                            <w:u w:val="single"/>
                          </w:rPr>
                          <w:t>n</w:t>
                        </w:r>
                      </w:p>
                    </w:txbxContent>
                  </v:textbox>
                </v:rect>
                <v:rect id="Rectangle 1171650880" o:spid="_x0000_s1072" style="position:absolute;left:11687;top:11449;width:13598;height:8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" fillcolor="#bfbfbf [2412]" strokecolor="black [3200]" strokeweight="1pt">
                  <v:textbox>
                    <w:txbxContent>
                      <w:p w14:paraId="0B316668" w14:textId="3AFC6983" w:rsidR="00491892" w:rsidRDefault="00491892" w:rsidP="002D6725">
                        <w:pPr>
                          <w:spacing w:before="0"/>
                          <w:jc w:val="center"/>
                        </w:pPr>
                        <w:r>
                          <w:t>Gateway</w:t>
                        </w:r>
                        <w:r w:rsidR="00876EE5">
                          <w:t xml:space="preserve"> Proxy</w:t>
                        </w:r>
                        <w:r w:rsidR="00EF0209">
                          <w:br/>
                          <w:t>Heartbeat Reporter</w:t>
                        </w:r>
                      </w:p>
                    </w:txbxContent>
                  </v:textbox>
                </v:rect>
                <v:shapetype id="_x0000_t33" coordsize="21600,21600" o:spt="33" o:oned="t" path="m,l21600,r,21600e" filled="f">
                  <v:stroke joinstyle="miter"/>
                  <v:path arrowok="t" fillok="f" o:connecttype="none"/>
                  <o:lock v:ext="edit" shapetype="t"/>
                </v:shapetype>
                <v:shape id="Connector: Elbow 1355938382" o:spid="_x0000_s1073" type="#_x0000_t33" style="position:absolute;left:7394;top:6718;width:11092;height:4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" strokecolor="black [3200]" strokeweight="3pt">
                  <v:stroke startarrow="block" endarrow="block"/>
                </v:shape>
                <v:shape id="Connector: Elbow 595318198" o:spid="_x0000_s1074" type="#_x0000_t33" style="position:absolute;left:7395;top:19878;width:11091;height:438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" strokecolor="black [3200]" strokeweight="3pt">
                  <v:stroke startarrow="block" endarrow="block"/>
                </v:shape>
                <v:rect id="Rectangle 199690093" o:spid="_x0000_s1075" style="position:absolute;left:44368;top:11449;width:14607;height:8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" fillcolor="white [3201]" strokecolor="black [3200]" strokeweight="1pt">
                  <v:textbox>
                    <w:txbxContent>
                      <w:p w14:paraId="735427E5" w14:textId="1BC9F8FE" w:rsidR="006F53F0" w:rsidRDefault="006F53F0" w:rsidP="002D6725">
                        <w:pPr>
                          <w:spacing w:before="0"/>
                          <w:jc w:val="center"/>
                        </w:pPr>
                        <w:r>
                          <w:t>Heartbeat Consumer</w:t>
                        </w:r>
                      </w:p>
                    </w:txbxContent>
                  </v:textbox>
                </v:rect>
                <v:shape id="Straight Arrow Connector 1424172206" o:spid="_x0000_s1076" type="#_x0000_t32" style="position:absolute;left:25357;top:12722;width:190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" strokecolor="black [3200]" strokeweight="1pt">
                  <v:stroke endarrow="block" joinstyle="miter"/>
                </v:shape>
                <v:shape id="Text Box 2012276203" o:spid="_x0000_s1077" type="#_x0000_t202" style="position:absolute;left:27588;top:6361;width:14235;height:6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" fillcolor="white [3201]" stroked="f" strokeweight=".5pt">
                  <v:textbox>
                    <w:txbxContent>
                      <w:p w14:paraId="6C405226" w14:textId="62AA3FDD" w:rsidR="008F612F" w:rsidRDefault="0082384C" w:rsidP="002D6725">
                        <w:pPr>
                          <w:spacing w:before="0"/>
                        </w:pPr>
                        <w:r w:rsidRPr="0082384C">
                          <w:t>Request Heartbeat Response</w:t>
                        </w:r>
                        <w:r w:rsidR="001B0A30">
                          <w:t xml:space="preserve"> [DEV</w:t>
                        </w:r>
                        <w:r w:rsidR="004B1B85">
                          <w:t>-53]</w:t>
                        </w:r>
                        <w:r w:rsidR="004A71D5">
                          <w:t xml:space="preserve"> Device 1</w:t>
                        </w:r>
                      </w:p>
                    </w:txbxContent>
                  </v:textbox>
                </v:shape>
                <v:shape id="Straight Arrow Connector 158065762" o:spid="_x0000_s1078" type="#_x0000_t32" style="position:absolute;left:25282;top:14072;width:19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" strokecolor="black [3200]" strokeweight="1pt">
                  <v:stroke dashstyle="3 1" endarrow="block" joinstyle="miter"/>
                </v:shape>
                <v:shape id="Text Box 1389348126" o:spid="_x0000_s1079" type="#_x0000_t202" style="position:absolute;left:2255;top:12647;width:2435;height:6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" fillcolor="white [3201]" stroked="f" strokeweight=".5pt">
                  <v:textbox>
                    <w:txbxContent>
                      <w:p w14:paraId="14FC2459" w14:textId="291D55B8" w:rsidR="000020DF" w:rsidRDefault="000020DF">
                        <w:r>
                          <w:t>:</w:t>
                        </w:r>
                      </w:p>
                      <w:p w14:paraId="586B5C6C" w14:textId="15065E17" w:rsidR="006D21D0" w:rsidRDefault="006D21D0">
                        <w:r>
                          <w:t>:</w:t>
                        </w:r>
                      </w:p>
                    </w:txbxContent>
                  </v:textbox>
                </v:shape>
                <v:shape id="Straight Arrow Connector 319116143" o:spid="_x0000_s1080" type="#_x0000_t32" style="position:absolute;left:25369;top:17250;width:18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" strokecolor="black [3200]" strokeweight="1pt">
                  <v:stroke endarrow="block" joinstyle="miter"/>
                </v:shape>
                <v:shape id="Straight Arrow Connector 502081492" o:spid="_x0000_s1081" type="#_x0000_t32" style="position:absolute;left:25179;top:18543;width:190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" strokecolor="black [3200]" strokeweight="1pt">
                  <v:stroke dashstyle="3 1" endarrow="block" joinstyle="miter"/>
                </v:shape>
                <v:shape id="Text Box 1" o:spid="_x0000_s1082" type="#_x0000_t202" style="position:absolute;left:33244;top:14191;width:2432;height:2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" fillcolor="white [3201]" stroked="f" strokeweight=".5pt">
                  <v:textbox>
                    <w:txbxContent>
                      <w:p w14:paraId="53311358" w14:textId="4A8B850E" w:rsidR="00403D94" w:rsidRDefault="00403D94" w:rsidP="002D6725">
                        <w:pPr>
                          <w:spacing w:before="0"/>
                          <w:rPr>
                            <w:color w:val="008080"/>
                          </w:rPr>
                        </w:pPr>
                      </w:p>
                    </w:txbxContent>
                  </v:textbox>
                </v:shape>
                <v:shape id="Text Box 1" o:spid="_x0000_s1083" type="#_x0000_t202" style="position:absolute;left:27505;top:18722;width:15113;height:6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" fillcolor="white [3201]" stroked="f" strokeweight=".5pt">
                  <v:textbox>
                    <w:txbxContent>
                      <w:p w14:paraId="5C0043BC" w14:textId="0195AF25" w:rsidR="006C4CDD" w:rsidRPr="002D6725" w:rsidRDefault="0082384C" w:rsidP="002D6725">
                        <w:pPr>
                          <w:spacing w:before="0"/>
                          <w:rPr>
                            <w:szCs w:val="24"/>
                          </w:rPr>
                        </w:pPr>
                        <w:r w:rsidRPr="002D6725">
                          <w:t>Request Heartbeat Response</w:t>
                        </w:r>
                        <w:r w:rsidR="00B2130F" w:rsidRPr="002D6725">
                          <w:t xml:space="preserve"> [DEV-53]</w:t>
                        </w:r>
                        <w:r w:rsidR="00E72893" w:rsidRPr="002D6725">
                          <w:br/>
                        </w:r>
                        <w:r w:rsidR="006C4CDD" w:rsidRPr="002D6725">
                          <w:t xml:space="preserve">Device </w:t>
                        </w:r>
                        <w:r w:rsidR="00BF31B3" w:rsidRPr="002D6725">
                          <w:t>n</w:t>
                        </w:r>
                      </w:p>
                    </w:txbxContent>
                  </v:textbox>
                </v:shape>
                <w10:anchorlock/>
              </v:group>
            </w:pict>
          </mc:Fallback>
        </mc:AlternateContent>
      </w:r>
    </w:p>
    <w:p w14:paraId="5ACCA86B" w14:textId="64F5D827" w:rsidR="00800E7F" w:rsidRPr="006D0E03" w:rsidRDefault="00E012FE" w:rsidP="004B65A3">
      <w:pPr>
        <w:pStyle w:val="BodyText"/>
      </w:pPr>
      <w:r w:rsidRPr="006D0E03">
        <w:t xml:space="preserve">In the example above, the gateway </w:t>
      </w:r>
      <w:r w:rsidR="00EC36CC" w:rsidRPr="006D0E03">
        <w:t xml:space="preserve">HR </w:t>
      </w:r>
      <w:r w:rsidR="00F25B99" w:rsidRPr="006D0E03">
        <w:t>sen</w:t>
      </w:r>
      <w:r w:rsidR="00F6356D" w:rsidRPr="006D0E03">
        <w:t xml:space="preserve">ds </w:t>
      </w:r>
      <w:r w:rsidR="00CF0FAD" w:rsidRPr="006D0E03">
        <w:t>Request Heartbeat Response</w:t>
      </w:r>
      <w:r w:rsidR="00F6356D" w:rsidRPr="006D0E03">
        <w:t xml:space="preserve"> messages </w:t>
      </w:r>
      <w:r w:rsidR="000C43F6" w:rsidRPr="006D0E03">
        <w:t xml:space="preserve">for each individual device connected to the gateway. </w:t>
      </w:r>
      <w:r w:rsidR="00781708" w:rsidRPr="006D0E03">
        <w:t xml:space="preserve">For the </w:t>
      </w:r>
      <w:r w:rsidR="00813757" w:rsidRPr="006D0E03">
        <w:t xml:space="preserve">HC, </w:t>
      </w:r>
      <w:r w:rsidR="00CF58F0" w:rsidRPr="006D0E03">
        <w:t xml:space="preserve">it is transparent whether the device is connected directly </w:t>
      </w:r>
      <w:r w:rsidR="002637D3" w:rsidRPr="006D0E03">
        <w:t xml:space="preserve">or via a gateway. The </w:t>
      </w:r>
      <w:r w:rsidR="007F6B13" w:rsidRPr="006D0E03">
        <w:t xml:space="preserve">downside of this approach is that </w:t>
      </w:r>
      <w:r w:rsidR="00B63103" w:rsidRPr="006D0E03">
        <w:t>the network traffic</w:t>
      </w:r>
      <w:r w:rsidR="00A013A4" w:rsidRPr="006D0E03">
        <w:t xml:space="preserve"> caused by the </w:t>
      </w:r>
      <w:r w:rsidR="00AD63E9" w:rsidRPr="006D0E03">
        <w:t xml:space="preserve">heartbeat messages </w:t>
      </w:r>
      <w:r w:rsidR="0023730A" w:rsidRPr="006D0E03">
        <w:t>increase</w:t>
      </w:r>
      <w:r w:rsidR="00476C0C" w:rsidRPr="006D0E03">
        <w:t xml:space="preserve">s </w:t>
      </w:r>
      <w:r w:rsidR="00257033" w:rsidRPr="006D0E03">
        <w:t xml:space="preserve">linearly </w:t>
      </w:r>
      <w:r w:rsidR="00476C0C" w:rsidRPr="006D0E03">
        <w:t>with the number of the connected devices</w:t>
      </w:r>
      <w:r w:rsidR="006D0E03">
        <w:t xml:space="preserve">. </w:t>
      </w:r>
    </w:p>
    <w:p w14:paraId="4FA1BF26" w14:textId="77777777" w:rsidR="00E012FE" w:rsidRPr="006D0E03" w:rsidRDefault="00E012FE" w:rsidP="004B65A3">
      <w:pPr>
        <w:pStyle w:val="BodyText"/>
      </w:pPr>
    </w:p>
    <w:p w14:paraId="6FE96AA7" w14:textId="38AAE54D" w:rsidR="00DD13DB" w:rsidRPr="006D0E03" w:rsidRDefault="008264D3" w:rsidP="00B46883">
      <w:pPr>
        <w:pStyle w:val="BodyText"/>
        <w:rPr>
          <w:b/>
          <w:bCs/>
          <w:u w:val="single"/>
        </w:rPr>
      </w:pPr>
      <w:r w:rsidRPr="006D0E03">
        <w:rPr>
          <w:b/>
          <w:bCs/>
          <w:u w:val="single"/>
        </w:rPr>
        <w:t>Heartbeat Message from Gateway Reporter</w:t>
      </w:r>
    </w:p>
    <w:p w14:paraId="663355D1" w14:textId="238179E6" w:rsidR="00020137" w:rsidRPr="006D0E03" w:rsidRDefault="00020137" w:rsidP="00020137">
      <w:pPr>
        <w:pStyle w:val="BodyText"/>
      </w:pPr>
      <w:r w:rsidRPr="006D0E03">
        <w:t xml:space="preserve">A gateway </w:t>
      </w:r>
      <w:r w:rsidR="000B6DB5" w:rsidRPr="006D0E03">
        <w:t xml:space="preserve">HR </w:t>
      </w:r>
      <w:r w:rsidRPr="006D0E03">
        <w:t xml:space="preserve">manages the reliable communication to its connected medical devices and only reports its own health state to the </w:t>
      </w:r>
      <w:r w:rsidR="000B6DB5" w:rsidRPr="006D0E03">
        <w:t>HC</w:t>
      </w:r>
      <w:r w:rsidRPr="006D0E03">
        <w:t>.</w:t>
      </w:r>
    </w:p>
    <w:p w14:paraId="5A70262A" w14:textId="58CF78D4" w:rsidR="00020137" w:rsidRPr="006D0E03" w:rsidRDefault="00020137" w:rsidP="00020137">
      <w:pPr>
        <w:pStyle w:val="BodyText"/>
      </w:pPr>
      <w:r w:rsidRPr="006D0E03">
        <w:t xml:space="preserve">Usually, the gateway is connected to medical devices which are used for different patients in different locations. </w:t>
      </w:r>
    </w:p>
    <w:p w14:paraId="37F0D02B" w14:textId="30C16F0F" w:rsidR="00020137" w:rsidRPr="006D0E03" w:rsidRDefault="00020137" w:rsidP="00020137">
      <w:pPr>
        <w:pStyle w:val="BodyText"/>
      </w:pPr>
      <w:r w:rsidRPr="006D0E03">
        <w:br/>
        <w:t>The OBX segment containing the MDS level information shall be set as follows:</w:t>
      </w:r>
    </w:p>
    <w:p w14:paraId="2C6EC8E1" w14:textId="77777777" w:rsidR="00020137" w:rsidRPr="006D0E03" w:rsidRDefault="00020137" w:rsidP="00BD5221">
      <w:pPr>
        <w:pStyle w:val="ListBullet2"/>
      </w:pPr>
      <w:r w:rsidRPr="006D0E03">
        <w:t>OBX-3 shall be set to “69633^MDC_DEV_MDS^MDC”</w:t>
      </w:r>
    </w:p>
    <w:p w14:paraId="311D2F9D" w14:textId="40BB3D0C" w:rsidR="00020137" w:rsidRPr="006D0E03" w:rsidRDefault="00020137" w:rsidP="00BD5221">
      <w:pPr>
        <w:pStyle w:val="ListBullet2"/>
      </w:pPr>
      <w:r w:rsidRPr="006D0E03">
        <w:t xml:space="preserve">OBX-18 shall be set to the same content as OBR-2 which is the identifier for the </w:t>
      </w:r>
      <w:r w:rsidR="00EE2610" w:rsidRPr="006D0E03">
        <w:t>HR</w:t>
      </w:r>
    </w:p>
    <w:p w14:paraId="47B865A3" w14:textId="77777777" w:rsidR="00020137" w:rsidRDefault="00020137" w:rsidP="00020137">
      <w:pPr>
        <w:pStyle w:val="BodyText"/>
      </w:pPr>
    </w:p>
    <w:p w14:paraId="68537C7C" w14:textId="77777777" w:rsidR="00781E38" w:rsidRDefault="00781E38" w:rsidP="00020137">
      <w:pPr>
        <w:pStyle w:val="BodyText"/>
      </w:pPr>
    </w:p>
    <w:p w14:paraId="7254C97D" w14:textId="77777777" w:rsidR="00781E38" w:rsidRPr="006D0E03" w:rsidRDefault="00781E38" w:rsidP="00020137">
      <w:pPr>
        <w:pStyle w:val="BodyText"/>
      </w:pPr>
    </w:p>
    <w:p w14:paraId="0820029F" w14:textId="77777777" w:rsidR="00020137" w:rsidRPr="006D0E03" w:rsidRDefault="00020137" w:rsidP="00020137">
      <w:pPr>
        <w:pStyle w:val="BodyText"/>
        <w:rPr>
          <w:rStyle w:val="BookTitle"/>
        </w:rPr>
      </w:pPr>
      <w:r w:rsidRPr="006D0E03">
        <w:rPr>
          <w:rStyle w:val="BookTitle"/>
        </w:rPr>
        <w:lastRenderedPageBreak/>
        <w:t>Example:</w:t>
      </w:r>
    </w:p>
    <w:p w14:paraId="4F115086" w14:textId="6B4A1D4D" w:rsidR="00020137" w:rsidRPr="006D0E03" w:rsidRDefault="00020137" w:rsidP="00020137">
      <w:pPr>
        <w:rPr>
          <w:rFonts w:ascii="Consolas" w:hAnsi="Consolas" w:cs="Consolas"/>
          <w:color w:val="000000"/>
          <w:sz w:val="20"/>
        </w:rPr>
      </w:pPr>
      <w:r w:rsidRPr="006D0E03">
        <w:rPr>
          <w:rFonts w:ascii="Consolas" w:hAnsi="Consolas" w:cs="Consolas"/>
          <w:color w:val="000000"/>
          <w:sz w:val="20"/>
        </w:rPr>
        <w:t>MSH|^~\&amp;|PHILIPS_867315^0009FBFFFF059322^EUI64||||20220627085521038+0000||ORU^R4</w:t>
      </w:r>
      <w:r w:rsidR="00F12B75" w:rsidRPr="006D0E03">
        <w:rPr>
          <w:rFonts w:ascii="Consolas" w:hAnsi="Consolas" w:cs="Consolas"/>
          <w:color w:val="000000"/>
          <w:sz w:val="20"/>
        </w:rPr>
        <w:t>4</w:t>
      </w:r>
      <w:r w:rsidRPr="006D0E03">
        <w:rPr>
          <w:rFonts w:ascii="Consolas" w:hAnsi="Consolas" w:cs="Consolas"/>
          <w:color w:val="000000"/>
          <w:sz w:val="20"/>
        </w:rPr>
        <w:t>^ORU_R44|PM20220627085521.038XY150Z04091|P|2.6|||AL|NE||8859/1|en^English^ISO639||IHE_</w:t>
      </w:r>
      <w:r w:rsidR="00533CBD" w:rsidRPr="006D0E03">
        <w:rPr>
          <w:rFonts w:ascii="Consolas" w:hAnsi="Consolas" w:cs="Consolas"/>
          <w:color w:val="000000"/>
          <w:sz w:val="20"/>
        </w:rPr>
        <w:t>DEV</w:t>
      </w:r>
      <w:r w:rsidRPr="006D0E03">
        <w:rPr>
          <w:rFonts w:ascii="Consolas" w:hAnsi="Consolas" w:cs="Consolas"/>
          <w:color w:val="000000"/>
          <w:sz w:val="20"/>
        </w:rPr>
        <w:t>_0</w:t>
      </w:r>
      <w:r w:rsidR="00533CBD" w:rsidRPr="006D0E03">
        <w:rPr>
          <w:rFonts w:ascii="Consolas" w:hAnsi="Consolas" w:cs="Consolas"/>
          <w:color w:val="000000"/>
          <w:sz w:val="20"/>
        </w:rPr>
        <w:t>53</w:t>
      </w:r>
      <w:r w:rsidRPr="006D0E03">
        <w:rPr>
          <w:rFonts w:ascii="Consolas" w:hAnsi="Consolas" w:cs="Consolas"/>
          <w:color w:val="000000"/>
          <w:sz w:val="20"/>
        </w:rPr>
        <w:t xml:space="preserve">^IHE </w:t>
      </w:r>
      <w:r w:rsidR="00486553" w:rsidRPr="006D0E03">
        <w:rPr>
          <w:rFonts w:ascii="Consolas" w:hAnsi="Consolas" w:cs="Consolas"/>
          <w:color w:val="000000"/>
          <w:sz w:val="20"/>
        </w:rPr>
        <w:t>DEV</w:t>
      </w:r>
      <w:r w:rsidRPr="006D0E03">
        <w:rPr>
          <w:rFonts w:ascii="Consolas" w:hAnsi="Consolas" w:cs="Consolas"/>
          <w:color w:val="000000"/>
          <w:sz w:val="20"/>
        </w:rPr>
        <w:t>^1.3.6.1.4.1.19376.1.6.1.</w:t>
      </w:r>
      <w:r w:rsidR="00533CBD" w:rsidRPr="006D0E03">
        <w:rPr>
          <w:rFonts w:ascii="Consolas" w:hAnsi="Consolas" w:cs="Consolas"/>
          <w:color w:val="000000"/>
          <w:sz w:val="20"/>
        </w:rPr>
        <w:t>53</w:t>
      </w:r>
      <w:r w:rsidRPr="006D0E03">
        <w:rPr>
          <w:rFonts w:ascii="Consolas" w:hAnsi="Consolas" w:cs="Consolas"/>
          <w:color w:val="000000"/>
          <w:sz w:val="20"/>
        </w:rPr>
        <w:t>.1^ISO</w:t>
      </w:r>
    </w:p>
    <w:p w14:paraId="664AF873" w14:textId="2441E6B9" w:rsidR="00020137" w:rsidRPr="006D0E03" w:rsidRDefault="00020137" w:rsidP="00020137">
      <w:pPr>
        <w:rPr>
          <w:rFonts w:ascii="Consolas" w:hAnsi="Consolas" w:cs="Consolas"/>
          <w:color w:val="000000"/>
          <w:sz w:val="20"/>
        </w:rPr>
      </w:pPr>
      <w:r w:rsidRPr="006D0E03">
        <w:rPr>
          <w:rFonts w:ascii="Consolas" w:hAnsi="Consolas" w:cs="Consolas"/>
          <w:color w:val="000000"/>
          <w:sz w:val="20"/>
        </w:rPr>
        <w:t>OBR|1|</w:t>
      </w:r>
      <w:r w:rsidRPr="006D0E03">
        <w:rPr>
          <w:rFonts w:ascii="Consolas" w:hAnsi="Consolas" w:cs="Consolas"/>
          <w:color w:val="00B0F0"/>
          <w:sz w:val="20"/>
        </w:rPr>
        <w:t>PHILIPS_867315^^0009FBFFFF059322^EUI64</w:t>
      </w:r>
      <w:r w:rsidRPr="006D0E03">
        <w:rPr>
          <w:rFonts w:ascii="Consolas" w:hAnsi="Consolas" w:cs="Consolas"/>
          <w:color w:val="000000"/>
          <w:sz w:val="20"/>
        </w:rPr>
        <w:t>|0^^0009FBFFFF059322^EUI-64|</w:t>
      </w:r>
      <w:r w:rsidR="00486553" w:rsidRPr="006D0E03">
        <w:rPr>
          <w:rFonts w:ascii="Consolas" w:hAnsi="Consolas"/>
          <w:sz w:val="20"/>
          <w:szCs w:val="16"/>
        </w:rPr>
        <w:t>198200^ MDC_EVT_WATCHDOG^MDC</w:t>
      </w:r>
      <w:r w:rsidRPr="006D0E03">
        <w:rPr>
          <w:rFonts w:ascii="Consolas" w:hAnsi="Consolas" w:cs="Consolas"/>
          <w:color w:val="000000"/>
          <w:sz w:val="20"/>
        </w:rPr>
        <w:t>|||20220627085521038+0000</w:t>
      </w:r>
    </w:p>
    <w:p w14:paraId="652A3076" w14:textId="77777777" w:rsidR="00020137" w:rsidRPr="006D0E03" w:rsidRDefault="00020137" w:rsidP="00020137">
      <w:pPr>
        <w:rPr>
          <w:rFonts w:ascii="Consolas" w:hAnsi="Consolas" w:cs="Consolas"/>
          <w:color w:val="000000"/>
          <w:sz w:val="20"/>
        </w:rPr>
      </w:pPr>
      <w:r w:rsidRPr="006D0E03">
        <w:rPr>
          <w:rFonts w:ascii="Consolas" w:hAnsi="Consolas" w:cs="Consolas"/>
          <w:color w:val="000000"/>
          <w:sz w:val="20"/>
        </w:rPr>
        <w:t>OBX|1||69633^MDC_DEV_MDS^MDC|1.0.0.0|||||||X|||||||</w:t>
      </w:r>
      <w:r w:rsidRPr="006D0E03">
        <w:rPr>
          <w:rFonts w:ascii="Consolas" w:hAnsi="Consolas" w:cs="Consolas"/>
          <w:color w:val="000000"/>
          <w:sz w:val="20"/>
        </w:rPr>
        <w:br/>
      </w:r>
      <w:r w:rsidRPr="006D0E03">
        <w:rPr>
          <w:rFonts w:ascii="Consolas" w:hAnsi="Consolas" w:cs="Consolas"/>
          <w:color w:val="00B0F0"/>
          <w:sz w:val="20"/>
        </w:rPr>
        <w:t>PHILIPS_867315^^0009FBFFFF059322^EUI64</w:t>
      </w:r>
    </w:p>
    <w:p w14:paraId="1E921329" w14:textId="44E242AB" w:rsidR="00020137" w:rsidRPr="006D0E03" w:rsidRDefault="00020137" w:rsidP="00020137">
      <w:pPr>
        <w:rPr>
          <w:rFonts w:ascii="Consolas" w:hAnsi="Consolas" w:cs="Consolas"/>
          <w:color w:val="000000"/>
          <w:sz w:val="20"/>
        </w:rPr>
      </w:pPr>
      <w:r w:rsidRPr="006D0E03">
        <w:rPr>
          <w:rFonts w:ascii="Consolas" w:hAnsi="Consolas"/>
          <w:sz w:val="20"/>
          <w:szCs w:val="16"/>
        </w:rPr>
        <w:t>OBX|2|ST|198200^ MDC_EVT_WATCHDOG^MDC|1.0.0.1|continue|||&lt;10000|||F|||</w:t>
      </w:r>
      <w:r w:rsidRPr="006D0E03">
        <w:rPr>
          <w:rFonts w:ascii="Consolas" w:hAnsi="Consolas" w:cs="Consolas"/>
          <w:color w:val="000000"/>
          <w:sz w:val="20"/>
        </w:rPr>
        <w:t>20220627085521038+0000</w:t>
      </w:r>
    </w:p>
    <w:p w14:paraId="6175EE97" w14:textId="77777777" w:rsidR="00A41B42" w:rsidRPr="006D0E03" w:rsidRDefault="00A41B42" w:rsidP="00020137">
      <w:pPr>
        <w:rPr>
          <w:rFonts w:ascii="Consolas" w:hAnsi="Consolas" w:cs="Consolas"/>
          <w:color w:val="000000"/>
          <w:sz w:val="20"/>
        </w:rPr>
      </w:pPr>
    </w:p>
    <w:p w14:paraId="64035CC2" w14:textId="77777777" w:rsidR="00CB46A9" w:rsidRPr="006D0E03" w:rsidRDefault="00CB46A9" w:rsidP="00BD5221">
      <w:pPr>
        <w:pStyle w:val="BodyText"/>
        <w:rPr>
          <w:rStyle w:val="BookTitle"/>
        </w:rPr>
      </w:pPr>
      <w:r w:rsidRPr="006D0E03">
        <w:rPr>
          <w:rStyle w:val="BookTitle"/>
        </w:rPr>
        <w:br w:type="page"/>
      </w:r>
    </w:p>
    <w:p w14:paraId="26BE325F" w14:textId="6CC461BE" w:rsidR="00A41B42" w:rsidRPr="006D0E03" w:rsidRDefault="00A41B42" w:rsidP="00A41B42">
      <w:pPr>
        <w:rPr>
          <w:rFonts w:ascii="Consolas" w:hAnsi="Consolas"/>
          <w:sz w:val="20"/>
          <w:szCs w:val="16"/>
        </w:rPr>
      </w:pPr>
      <w:r w:rsidRPr="006D0E03">
        <w:rPr>
          <w:rStyle w:val="BookTitle"/>
        </w:rPr>
        <w:lastRenderedPageBreak/>
        <w:t xml:space="preserve">Gateway Heartbeat Reporter which sends heartbeat messages </w:t>
      </w:r>
      <w:r w:rsidR="00C04A02" w:rsidRPr="006D0E03">
        <w:rPr>
          <w:rStyle w:val="BookTitle"/>
        </w:rPr>
        <w:t>on gateway level</w:t>
      </w:r>
      <w:r w:rsidR="004214C4" w:rsidRPr="006D0E03">
        <w:rPr>
          <w:rStyle w:val="BookTitle"/>
        </w:rPr>
        <w:t xml:space="preserve"> only</w:t>
      </w:r>
      <w:r w:rsidRPr="006D0E03">
        <w:rPr>
          <w:rStyle w:val="BookTitle"/>
        </w:rPr>
        <w:t>:</w:t>
      </w:r>
      <w:r w:rsidRPr="006D0E03">
        <w:rPr>
          <w:rFonts w:ascii="Consolas" w:hAnsi="Consolas"/>
          <w:sz w:val="20"/>
          <w:szCs w:val="16"/>
        </w:rPr>
        <w:t xml:space="preserve"> </w:t>
      </w:r>
    </w:p>
    <w:p w14:paraId="699F21DA" w14:textId="77777777" w:rsidR="00A41B42" w:rsidRPr="006D0E03" w:rsidRDefault="00A41B42" w:rsidP="00A41B42">
      <w:pPr>
        <w:pStyle w:val="BodyText"/>
      </w:pPr>
      <w:r w:rsidRPr="006D0E03">
        <w:rPr>
          <w:noProof/>
        </w:rPr>
        <mc:AlternateContent>
          <mc:Choice Requires="wpc">
            <w:drawing>
              <wp:inline distT="0" distB="0" distL="0" distR="0" wp14:anchorId="49942C0A" wp14:editId="0A0D7A6E">
                <wp:extent cx="5970905" cy="5383034"/>
                <wp:effectExtent l="0" t="0" r="0" b="8255"/>
                <wp:docPr id="1135862765"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62310346" name="Rectangle 862310346"/>
                        <wps:cNvSpPr/>
                        <wps:spPr>
                          <a:xfrm>
                            <a:off x="23853" y="95416"/>
                            <a:ext cx="715618" cy="58044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B89521" w14:textId="77777777" w:rsidR="00A41B42" w:rsidRPr="002D6725" w:rsidRDefault="00A41B42" w:rsidP="00A41B42">
                              <w:pPr>
                                <w:spacing w:before="0"/>
                                <w:jc w:val="center"/>
                                <w:rPr>
                                  <w:color w:val="000000" w:themeColor="text1"/>
                                </w:rPr>
                              </w:pPr>
                              <w:r w:rsidRPr="002D6725">
                                <w:rPr>
                                  <w:color w:val="000000" w:themeColor="text1"/>
                                </w:rPr>
                                <w:t>Device</w:t>
                              </w:r>
                              <w:r w:rsidRPr="002D6725">
                                <w:rPr>
                                  <w:color w:val="000000" w:themeColor="text1"/>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9540623" name="Rectangle 1539540623"/>
                        <wps:cNvSpPr/>
                        <wps:spPr>
                          <a:xfrm>
                            <a:off x="24493" y="1849775"/>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F46AA7" w14:textId="77777777" w:rsidR="00A41B42" w:rsidRPr="002D6725" w:rsidRDefault="00A41B42" w:rsidP="002D6725">
                              <w:pPr>
                                <w:spacing w:before="0"/>
                                <w:jc w:val="center"/>
                                <w:rPr>
                                  <w:color w:val="000000" w:themeColor="text1"/>
                                  <w:szCs w:val="24"/>
                                </w:rPr>
                              </w:pPr>
                              <w:r w:rsidRPr="002D6725">
                                <w:rPr>
                                  <w:color w:val="000000" w:themeColor="text1"/>
                                  <w:u w:val="single"/>
                                </w:rPr>
                                <w:t>Device</w:t>
                              </w:r>
                              <w:r w:rsidRPr="002D6725">
                                <w:rPr>
                                  <w:color w:val="000000" w:themeColor="text1"/>
                                  <w:u w:val="single"/>
                                </w:rPr>
                                <w:b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1643714" name="Rectangle 281643714"/>
                        <wps:cNvSpPr/>
                        <wps:spPr>
                          <a:xfrm>
                            <a:off x="1168713" y="858742"/>
                            <a:ext cx="1359801" cy="842838"/>
                          </a:xfrm>
                          <a:prstGeom prst="rect">
                            <a:avLst/>
                          </a:prstGeom>
                          <a:solidFill>
                            <a:schemeClr val="bg1">
                              <a:lumMod val="75000"/>
                            </a:schemeClr>
                          </a:solidFill>
                        </wps:spPr>
                        <wps:style>
                          <a:lnRef idx="2">
                            <a:schemeClr val="dk1"/>
                          </a:lnRef>
                          <a:fillRef idx="1">
                            <a:schemeClr val="lt1"/>
                          </a:fillRef>
                          <a:effectRef idx="0">
                            <a:schemeClr val="dk1"/>
                          </a:effectRef>
                          <a:fontRef idx="minor">
                            <a:schemeClr val="dk1"/>
                          </a:fontRef>
                        </wps:style>
                        <wps:txbx>
                          <w:txbxContent>
                            <w:p w14:paraId="0B2EFCAF" w14:textId="35DCC76D" w:rsidR="00A41B42" w:rsidRDefault="00A41B42" w:rsidP="00A41B42">
                              <w:pPr>
                                <w:spacing w:before="0"/>
                                <w:jc w:val="center"/>
                              </w:pPr>
                              <w:r>
                                <w:t>Gateway</w:t>
                              </w:r>
                              <w:r>
                                <w:br/>
                                <w:t>Heartbeat Reporter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0731426" name="Connector: Elbow 600731426"/>
                        <wps:cNvCnPr/>
                        <wps:spPr>
                          <a:xfrm>
                            <a:off x="739471" y="385639"/>
                            <a:ext cx="1109143" cy="473103"/>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86716996" name="Connector: Elbow 1186716996"/>
                        <wps:cNvCnPr/>
                        <wps:spPr>
                          <a:xfrm flipV="1">
                            <a:off x="739503" y="1701580"/>
                            <a:ext cx="1109111" cy="438390"/>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66746440" name="Rectangle 866746440"/>
                        <wps:cNvSpPr/>
                        <wps:spPr>
                          <a:xfrm>
                            <a:off x="4436828" y="858742"/>
                            <a:ext cx="1460707" cy="824056"/>
                          </a:xfrm>
                          <a:prstGeom prst="rect">
                            <a:avLst/>
                          </a:prstGeom>
                        </wps:spPr>
                        <wps:style>
                          <a:lnRef idx="2">
                            <a:schemeClr val="dk1"/>
                          </a:lnRef>
                          <a:fillRef idx="1">
                            <a:schemeClr val="lt1"/>
                          </a:fillRef>
                          <a:effectRef idx="0">
                            <a:schemeClr val="dk1"/>
                          </a:effectRef>
                          <a:fontRef idx="minor">
                            <a:schemeClr val="dk1"/>
                          </a:fontRef>
                        </wps:style>
                        <wps:txbx>
                          <w:txbxContent>
                            <w:p w14:paraId="3E337828" w14:textId="24ADB258" w:rsidR="00A41B42" w:rsidRDefault="00A41B42" w:rsidP="00A41B42">
                              <w:pPr>
                                <w:spacing w:before="0"/>
                                <w:jc w:val="center"/>
                              </w:pPr>
                              <w:r>
                                <w:t>Heartbeat Consumer</w:t>
                              </w:r>
                              <w:r w:rsidR="00B977D3">
                                <w:br/>
                                <w:t>&amp;</w:t>
                              </w:r>
                              <w:r w:rsidR="00B977D3">
                                <w:br/>
                              </w:r>
                              <w:r w:rsidR="00303658">
                                <w:t>ACM Alert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944620" name="Straight Arrow Connector 1937944620"/>
                        <wps:cNvCnPr/>
                        <wps:spPr>
                          <a:xfrm>
                            <a:off x="2535797" y="1184746"/>
                            <a:ext cx="1900252"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100232763" name="Text Box 1100232763"/>
                        <wps:cNvSpPr txBox="1"/>
                        <wps:spPr>
                          <a:xfrm>
                            <a:off x="2712114" y="532739"/>
                            <a:ext cx="1638419" cy="622318"/>
                          </a:xfrm>
                          <a:prstGeom prst="rect">
                            <a:avLst/>
                          </a:prstGeom>
                          <a:solidFill>
                            <a:schemeClr val="lt1"/>
                          </a:solidFill>
                          <a:ln w="6350">
                            <a:noFill/>
                          </a:ln>
                        </wps:spPr>
                        <wps:txbx>
                          <w:txbxContent>
                            <w:p w14:paraId="1D3544F8" w14:textId="088C8511" w:rsidR="00A41B42" w:rsidRDefault="00CF0FAD" w:rsidP="00A41B42">
                              <w:pPr>
                                <w:spacing w:before="0"/>
                              </w:pPr>
                              <w:r w:rsidRPr="00CF0FAD">
                                <w:t>Request Heartbeat Response</w:t>
                              </w:r>
                              <w:r w:rsidR="00EC593D">
                                <w:t xml:space="preserve"> [DEV-53]</w:t>
                              </w:r>
                              <w:r w:rsidR="001A3A14">
                                <w:br/>
                              </w:r>
                              <w:r w:rsidR="001922C0">
                                <w:t>Gateway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9113459" name="Straight Arrow Connector 459113459"/>
                        <wps:cNvCnPr/>
                        <wps:spPr>
                          <a:xfrm flipH="1">
                            <a:off x="2528292" y="1319763"/>
                            <a:ext cx="1908147"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600682797" name="Text Box 600682797"/>
                        <wps:cNvSpPr txBox="1"/>
                        <wps:spPr>
                          <a:xfrm>
                            <a:off x="225574" y="978475"/>
                            <a:ext cx="243501" cy="635331"/>
                          </a:xfrm>
                          <a:prstGeom prst="rect">
                            <a:avLst/>
                          </a:prstGeom>
                          <a:solidFill>
                            <a:schemeClr val="lt1"/>
                          </a:solidFill>
                          <a:ln w="6350">
                            <a:noFill/>
                          </a:ln>
                        </wps:spPr>
                        <wps:txbx>
                          <w:txbxContent>
                            <w:p w14:paraId="6150BCFE" w14:textId="77777777" w:rsidR="00A41B42" w:rsidRDefault="00A41B42" w:rsidP="00A41B42">
                              <w:r>
                                <w:t>:</w:t>
                              </w:r>
                            </w:p>
                            <w:p w14:paraId="716F5235" w14:textId="77777777" w:rsidR="00A41B42" w:rsidRDefault="00A41B42" w:rsidP="00A41B42">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2880045" name="Rectangle 1742880045"/>
                        <wps:cNvSpPr/>
                        <wps:spPr>
                          <a:xfrm>
                            <a:off x="23785" y="2859591"/>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E6E4EA" w14:textId="77777777" w:rsidR="00824F17" w:rsidRDefault="00824F17" w:rsidP="002D6725">
                              <w:pPr>
                                <w:spacing w:before="0"/>
                                <w:jc w:val="center"/>
                                <w:rPr>
                                  <w:color w:val="000000"/>
                                  <w:szCs w:val="24"/>
                                </w:rPr>
                              </w:pPr>
                              <w:r>
                                <w:rPr>
                                  <w:color w:val="000000"/>
                                </w:rPr>
                                <w:t>Device</w:t>
                              </w:r>
                              <w:r>
                                <w:rPr>
                                  <w:color w:val="000000"/>
                                </w:rPr>
                                <w:b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4718763" name="Rectangle 314718763"/>
                        <wps:cNvSpPr/>
                        <wps:spPr>
                          <a:xfrm>
                            <a:off x="24420" y="4613461"/>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AD3C00" w14:textId="77777777" w:rsidR="00824F17" w:rsidRDefault="00824F17" w:rsidP="002D6725">
                              <w:pPr>
                                <w:spacing w:before="0"/>
                                <w:jc w:val="center"/>
                                <w:rPr>
                                  <w:color w:val="000000"/>
                                  <w:szCs w:val="24"/>
                                </w:rPr>
                              </w:pPr>
                              <w:r>
                                <w:rPr>
                                  <w:color w:val="000000"/>
                                  <w:u w:val="single"/>
                                </w:rPr>
                                <w:t>Device</w:t>
                              </w:r>
                              <w:r>
                                <w:rPr>
                                  <w:color w:val="000000"/>
                                  <w:u w:val="single"/>
                                </w:rPr>
                                <w:b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0696967" name="Rectangle 430696967"/>
                        <wps:cNvSpPr/>
                        <wps:spPr>
                          <a:xfrm>
                            <a:off x="1168690" y="3622861"/>
                            <a:ext cx="1359535" cy="842645"/>
                          </a:xfrm>
                          <a:prstGeom prst="rect">
                            <a:avLst/>
                          </a:prstGeom>
                          <a:solidFill>
                            <a:schemeClr val="bg1">
                              <a:lumMod val="75000"/>
                            </a:schemeClr>
                          </a:solidFill>
                        </wps:spPr>
                        <wps:style>
                          <a:lnRef idx="2">
                            <a:schemeClr val="dk1"/>
                          </a:lnRef>
                          <a:fillRef idx="1">
                            <a:schemeClr val="lt1"/>
                          </a:fillRef>
                          <a:effectRef idx="0">
                            <a:schemeClr val="dk1"/>
                          </a:effectRef>
                          <a:fontRef idx="minor">
                            <a:schemeClr val="dk1"/>
                          </a:fontRef>
                        </wps:style>
                        <wps:txbx>
                          <w:txbxContent>
                            <w:p w14:paraId="5724D1B4" w14:textId="6A217A25" w:rsidR="00824F17" w:rsidRDefault="00824F17" w:rsidP="00824F17">
                              <w:pPr>
                                <w:jc w:val="center"/>
                                <w:rPr>
                                  <w:szCs w:val="24"/>
                                </w:rPr>
                              </w:pPr>
                              <w:r>
                                <w:t>Gateway</w:t>
                              </w:r>
                              <w:r>
                                <w:rPr>
                                  <w:strike/>
                                  <w:color w:val="FF0000"/>
                                </w:rPr>
                                <w:t xml:space="preserve"> </w:t>
                              </w:r>
                              <w:r>
                                <w:br/>
                                <w:t>Heartbeat Reporter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26027262" name="Connector: Elbow 1126027262"/>
                        <wps:cNvCnPr/>
                        <wps:spPr>
                          <a:xfrm>
                            <a:off x="739430" y="3149786"/>
                            <a:ext cx="1108710" cy="473075"/>
                          </a:xfrm>
                          <a:prstGeom prst="bentConnector2">
                            <a:avLst/>
                          </a:prstGeom>
                          <a:ln w="38100">
                            <a:prstDash val="sysDot"/>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70922818" name="Connector: Elbow 70922818"/>
                        <wps:cNvCnPr/>
                        <wps:spPr>
                          <a:xfrm flipV="1">
                            <a:off x="739430" y="4465506"/>
                            <a:ext cx="1108710" cy="438150"/>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39005025" name="Rectangle 539005025"/>
                        <wps:cNvSpPr/>
                        <wps:spPr>
                          <a:xfrm>
                            <a:off x="4437035" y="3622861"/>
                            <a:ext cx="1460500" cy="823595"/>
                          </a:xfrm>
                          <a:prstGeom prst="rect">
                            <a:avLst/>
                          </a:prstGeom>
                        </wps:spPr>
                        <wps:style>
                          <a:lnRef idx="2">
                            <a:schemeClr val="dk1"/>
                          </a:lnRef>
                          <a:fillRef idx="1">
                            <a:schemeClr val="lt1"/>
                          </a:fillRef>
                          <a:effectRef idx="0">
                            <a:schemeClr val="dk1"/>
                          </a:effectRef>
                          <a:fontRef idx="minor">
                            <a:schemeClr val="dk1"/>
                          </a:fontRef>
                        </wps:style>
                        <wps:txbx>
                          <w:txbxContent>
                            <w:p w14:paraId="330E39BD" w14:textId="3CBA22D8" w:rsidR="00824F17" w:rsidRDefault="00824F17" w:rsidP="00C04A02">
                              <w:pPr>
                                <w:spacing w:before="0"/>
                                <w:jc w:val="center"/>
                              </w:pPr>
                              <w:r>
                                <w:t>Heartbeat Consumer</w:t>
                              </w:r>
                              <w:r w:rsidR="00303658">
                                <w:br/>
                                <w:t>&amp;</w:t>
                              </w:r>
                            </w:p>
                            <w:p w14:paraId="064A2BAB" w14:textId="68ADAB89" w:rsidR="00303658" w:rsidRDefault="00303658" w:rsidP="002D6725">
                              <w:pPr>
                                <w:spacing w:before="0"/>
                                <w:jc w:val="center"/>
                                <w:rPr>
                                  <w:szCs w:val="24"/>
                                </w:rPr>
                              </w:pPr>
                              <w:r>
                                <w:t>ACM Alert Manager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1524726" name="Straight Arrow Connector 401524726"/>
                        <wps:cNvCnPr/>
                        <wps:spPr>
                          <a:xfrm>
                            <a:off x="2535845" y="3749861"/>
                            <a:ext cx="18999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038142193" name="Text Box 8"/>
                        <wps:cNvSpPr txBox="1"/>
                        <wps:spPr>
                          <a:xfrm>
                            <a:off x="2712375" y="3101011"/>
                            <a:ext cx="1638300" cy="619006"/>
                          </a:xfrm>
                          <a:prstGeom prst="rect">
                            <a:avLst/>
                          </a:prstGeom>
                          <a:solidFill>
                            <a:schemeClr val="lt1"/>
                          </a:solidFill>
                          <a:ln w="6350">
                            <a:noFill/>
                          </a:ln>
                        </wps:spPr>
                        <wps:txbx>
                          <w:txbxContent>
                            <w:p w14:paraId="42E02806" w14:textId="240C0127" w:rsidR="00824F17" w:rsidRDefault="00CF0FAD" w:rsidP="002D6725">
                              <w:pPr>
                                <w:spacing w:before="0"/>
                                <w:rPr>
                                  <w:szCs w:val="24"/>
                                </w:rPr>
                              </w:pPr>
                              <w:r w:rsidRPr="00CF0FAD">
                                <w:t>Request Heartbeat Response</w:t>
                              </w:r>
                              <w:r w:rsidR="00D368D7">
                                <w:t xml:space="preserve"> [DEV-53]</w:t>
                              </w:r>
                              <w:r w:rsidR="00EC4946">
                                <w:br/>
                              </w:r>
                              <w:r w:rsidR="00824F17" w:rsidRPr="00BC2BE4">
                                <w:t>Gateway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42052146" name="Straight Arrow Connector 2042052146"/>
                        <wps:cNvCnPr/>
                        <wps:spPr>
                          <a:xfrm flipH="1">
                            <a:off x="2528225" y="3885116"/>
                            <a:ext cx="1907540"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1620103344" name="Text Box 10"/>
                        <wps:cNvSpPr txBox="1"/>
                        <wps:spPr>
                          <a:xfrm>
                            <a:off x="225715" y="3742241"/>
                            <a:ext cx="243205" cy="635000"/>
                          </a:xfrm>
                          <a:prstGeom prst="rect">
                            <a:avLst/>
                          </a:prstGeom>
                          <a:solidFill>
                            <a:schemeClr val="lt1"/>
                          </a:solidFill>
                          <a:ln w="6350">
                            <a:noFill/>
                          </a:ln>
                        </wps:spPr>
                        <wps:txbx>
                          <w:txbxContent>
                            <w:p w14:paraId="61129FA6" w14:textId="77777777" w:rsidR="00824F17" w:rsidRDefault="00824F17" w:rsidP="00824F17">
                              <w:pPr>
                                <w:rPr>
                                  <w:szCs w:val="24"/>
                                </w:rPr>
                              </w:pPr>
                              <w:r>
                                <w:t>:</w:t>
                              </w:r>
                            </w:p>
                            <w:p w14:paraId="22839679" w14:textId="77777777" w:rsidR="00824F17" w:rsidRDefault="00824F17" w:rsidP="00824F17">
                              <w: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524067" name="Straight Arrow Connector 649524067"/>
                        <wps:cNvCnPr/>
                        <wps:spPr>
                          <a:xfrm>
                            <a:off x="2537115" y="4202616"/>
                            <a:ext cx="18999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404739416" name="Straight Arrow Connector 1404739416"/>
                        <wps:cNvCnPr/>
                        <wps:spPr>
                          <a:xfrm flipH="1">
                            <a:off x="2518065" y="4332156"/>
                            <a:ext cx="1907540"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2018627352" name="Text Box 1"/>
                        <wps:cNvSpPr txBox="1"/>
                        <wps:spPr>
                          <a:xfrm>
                            <a:off x="2663687" y="4349936"/>
                            <a:ext cx="1773141" cy="1033098"/>
                          </a:xfrm>
                          <a:prstGeom prst="rect">
                            <a:avLst/>
                          </a:prstGeom>
                          <a:solidFill>
                            <a:schemeClr val="lt1"/>
                          </a:solidFill>
                          <a:ln w="6350">
                            <a:noFill/>
                          </a:ln>
                        </wps:spPr>
                        <wps:txbx>
                          <w:txbxContent>
                            <w:p w14:paraId="6C2852B5" w14:textId="6B354975" w:rsidR="00824F17" w:rsidRPr="00BC2BE4" w:rsidRDefault="00C913D0" w:rsidP="00824F17">
                              <w:pPr>
                                <w:rPr>
                                  <w:szCs w:val="24"/>
                                </w:rPr>
                              </w:pPr>
                              <w:r w:rsidRPr="00BC2BE4">
                                <w:t>Report</w:t>
                              </w:r>
                              <w:r w:rsidR="00023744" w:rsidRPr="00BC2BE4">
                                <w:t xml:space="preserve"> Alert [PCD-04]</w:t>
                              </w:r>
                              <w:r w:rsidR="0082608B" w:rsidRPr="00BC2BE4">
                                <w:br/>
                                <w:t>“Device 1</w:t>
                              </w:r>
                              <w:r w:rsidR="004C2A19" w:rsidRPr="00BC2BE4">
                                <w:t xml:space="preserve"> </w:t>
                              </w:r>
                              <w:r w:rsidR="0082608B" w:rsidRPr="00BC2BE4">
                                <w:t>disconnected”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8583757" name="Text Box 528583757"/>
                        <wps:cNvSpPr txBox="1"/>
                        <wps:spPr>
                          <a:xfrm>
                            <a:off x="1076863" y="2735249"/>
                            <a:ext cx="858741" cy="763326"/>
                          </a:xfrm>
                          <a:prstGeom prst="rect">
                            <a:avLst/>
                          </a:prstGeom>
                          <a:noFill/>
                          <a:ln w="6350">
                            <a:noFill/>
                          </a:ln>
                        </wps:spPr>
                        <wps:txbx>
                          <w:txbxContent>
                            <w:p w14:paraId="50B979CA" w14:textId="484C5CDF" w:rsidR="00303658" w:rsidRPr="002D6725" w:rsidRDefault="00B813D7" w:rsidP="002D6725">
                              <w:pPr>
                                <w:spacing w:before="0"/>
                                <w:rPr>
                                  <w:rFonts w:asciiTheme="minorHAnsi" w:hAnsiTheme="minorHAnsi" w:cstheme="minorHAnsi"/>
                                  <w:color w:val="FF0000"/>
                                  <w:sz w:val="96"/>
                                  <w:szCs w:val="96"/>
                                </w:rPr>
                              </w:pPr>
                              <w:r w:rsidRPr="002D6725">
                                <w:rPr>
                                  <w:rFonts w:asciiTheme="minorHAnsi" w:hAnsiTheme="minorHAnsi" w:cstheme="minorHAnsi"/>
                                  <w:color w:val="FF0000"/>
                                  <w:sz w:val="96"/>
                                  <w:szCs w:val="9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5073708" name="Text Box 2085073708"/>
                        <wps:cNvSpPr txBox="1"/>
                        <wps:spPr>
                          <a:xfrm>
                            <a:off x="2926081" y="11929"/>
                            <a:ext cx="1137036" cy="333955"/>
                          </a:xfrm>
                          <a:prstGeom prst="rect">
                            <a:avLst/>
                          </a:prstGeom>
                          <a:solidFill>
                            <a:schemeClr val="lt1"/>
                          </a:solidFill>
                          <a:ln w="6350">
                            <a:solidFill>
                              <a:prstClr val="black"/>
                            </a:solidFill>
                          </a:ln>
                        </wps:spPr>
                        <wps:txbx>
                          <w:txbxContent>
                            <w:p w14:paraId="5CFBD48A" w14:textId="2F095B2D" w:rsidR="00760F9C" w:rsidRPr="002D6725" w:rsidRDefault="00760F9C" w:rsidP="002D6725">
                              <w:pPr>
                                <w:spacing w:before="0"/>
                                <w:rPr>
                                  <w:b/>
                                  <w:bCs/>
                                  <w:color w:val="000000" w:themeColor="text1"/>
                                  <w:sz w:val="28"/>
                                  <w:szCs w:val="28"/>
                                </w:rPr>
                              </w:pPr>
                              <w:r w:rsidRPr="002D6725">
                                <w:rPr>
                                  <w:b/>
                                  <w:bCs/>
                                  <w:color w:val="000000" w:themeColor="text1"/>
                                  <w:sz w:val="28"/>
                                  <w:szCs w:val="28"/>
                                </w:rPr>
                                <w:t xml:space="preserve">Scenario </w:t>
                              </w:r>
                              <w:r w:rsidR="003D0677" w:rsidRPr="002D6725">
                                <w:rPr>
                                  <w:b/>
                                  <w:bCs/>
                                  <w:color w:val="000000" w:themeColor="text1"/>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9029506" name="Text Box 1"/>
                        <wps:cNvSpPr txBox="1"/>
                        <wps:spPr>
                          <a:xfrm>
                            <a:off x="2883443" y="2477799"/>
                            <a:ext cx="1203527" cy="333375"/>
                          </a:xfrm>
                          <a:prstGeom prst="rect">
                            <a:avLst/>
                          </a:prstGeom>
                          <a:solidFill>
                            <a:schemeClr val="lt1"/>
                          </a:solidFill>
                          <a:ln w="6350">
                            <a:solidFill>
                              <a:prstClr val="black"/>
                            </a:solidFill>
                          </a:ln>
                        </wps:spPr>
                        <wps:txbx>
                          <w:txbxContent>
                            <w:p w14:paraId="2360A30D" w14:textId="6382D9F4" w:rsidR="009A3C07" w:rsidRPr="00BC2BE4" w:rsidRDefault="009A3C07" w:rsidP="002D6725">
                              <w:pPr>
                                <w:spacing w:before="0"/>
                                <w:rPr>
                                  <w:b/>
                                  <w:bCs/>
                                  <w:sz w:val="28"/>
                                  <w:szCs w:val="28"/>
                                </w:rPr>
                              </w:pPr>
                              <w:r w:rsidRPr="00BC2BE4">
                                <w:rPr>
                                  <w:b/>
                                  <w:bCs/>
                                  <w:sz w:val="28"/>
                                  <w:szCs w:val="28"/>
                                </w:rPr>
                                <w:t>Scenario B</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9942C0A" id="_x0000_s1084" editas="canvas" style="width:470.15pt;height:423.85pt;mso-position-horizontal-relative:char;mso-position-vertical-relative:line" coordsize="59709,53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">
                <v:shape id="_x0000_s1085" type="#_x0000_t75" style="position:absolute;width:59709;height:53828;visibility:visible;mso-wrap-style:square" filled="t">
                  <v:fill o:detectmouseclick="t"/>
                  <v:path o:connecttype="none"/>
                </v:shape>
                <v:rect id="Rectangle 862310346" o:spid="_x0000_s1086" style="position:absolute;left:238;top:954;width:7156;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" fillcolor="#f2f2f2 [3052]" strokecolor="#091723 [484]" strokeweight="1pt">
                  <v:textbox>
                    <w:txbxContent>
                      <w:p w14:paraId="7FB89521" w14:textId="77777777" w:rsidR="00A41B42" w:rsidRPr="002D6725" w:rsidRDefault="00A41B42" w:rsidP="00A41B42">
                        <w:pPr>
                          <w:spacing w:before="0"/>
                          <w:jc w:val="center"/>
                          <w:rPr>
                            <w:color w:val="000000" w:themeColor="text1"/>
                          </w:rPr>
                        </w:pPr>
                        <w:r w:rsidRPr="002D6725">
                          <w:rPr>
                            <w:color w:val="000000" w:themeColor="text1"/>
                          </w:rPr>
                          <w:t>Device</w:t>
                        </w:r>
                        <w:r w:rsidRPr="002D6725">
                          <w:rPr>
                            <w:color w:val="000000" w:themeColor="text1"/>
                          </w:rPr>
                          <w:br/>
                          <w:t>1</w:t>
                        </w:r>
                      </w:p>
                    </w:txbxContent>
                  </v:textbox>
                </v:rect>
                <v:rect id="Rectangle 1539540623" o:spid="_x0000_s1087" style="position:absolute;left:244;top:18497;width:7151;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" fillcolor="#f2f2f2 [3052]" strokecolor="#091723 [484]" strokeweight="1pt">
                  <v:textbox>
                    <w:txbxContent>
                      <w:p w14:paraId="53F46AA7" w14:textId="77777777" w:rsidR="00A41B42" w:rsidRPr="002D6725" w:rsidRDefault="00A41B42" w:rsidP="002D6725">
                        <w:pPr>
                          <w:spacing w:before="0"/>
                          <w:jc w:val="center"/>
                          <w:rPr>
                            <w:color w:val="000000" w:themeColor="text1"/>
                            <w:szCs w:val="24"/>
                          </w:rPr>
                        </w:pPr>
                        <w:r w:rsidRPr="002D6725">
                          <w:rPr>
                            <w:color w:val="000000" w:themeColor="text1"/>
                            <w:u w:val="single"/>
                          </w:rPr>
                          <w:t>Device</w:t>
                        </w:r>
                        <w:r w:rsidRPr="002D6725">
                          <w:rPr>
                            <w:color w:val="000000" w:themeColor="text1"/>
                            <w:u w:val="single"/>
                          </w:rPr>
                          <w:br/>
                          <w:t>n</w:t>
                        </w:r>
                      </w:p>
                    </w:txbxContent>
                  </v:textbox>
                </v:rect>
                <v:rect id="Rectangle 281643714" o:spid="_x0000_s1088" style="position:absolute;left:11687;top:8587;width:13598;height:8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" fillcolor="#bfbfbf [2412]" strokecolor="black [3200]" strokeweight="1pt">
                  <v:textbox>
                    <w:txbxContent>
                      <w:p w14:paraId="0B2EFCAF" w14:textId="35DCC76D" w:rsidR="00A41B42" w:rsidRDefault="00A41B42" w:rsidP="00A41B42">
                        <w:pPr>
                          <w:spacing w:before="0"/>
                          <w:jc w:val="center"/>
                        </w:pPr>
                        <w:r>
                          <w:t>Gateway</w:t>
                        </w:r>
                        <w:r>
                          <w:br/>
                          <w:t>Heartbeat Reporter</w:t>
                        </w:r>
                      </w:p>
                    </w:txbxContent>
                  </v:textbox>
                </v:rect>
                <v:shape id="Connector: Elbow 600731426" o:spid="_x0000_s1089" type="#_x0000_t33" style="position:absolute;left:7394;top:3856;width:11092;height:4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" strokecolor="black [3200]" strokeweight="3pt">
                  <v:stroke startarrow="block" endarrow="block"/>
                </v:shape>
                <v:shape id="Connector: Elbow 1186716996" o:spid="_x0000_s1090" type="#_x0000_t33" style="position:absolute;left:7395;top:17015;width:11091;height:438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" strokecolor="black [3200]" strokeweight="3pt">
                  <v:stroke startarrow="block" endarrow="block"/>
                </v:shape>
                <v:rect id="Rectangle 866746440" o:spid="_x0000_s1091" style="position:absolute;left:44368;top:8587;width:14607;height:8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" fillcolor="white [3201]" strokecolor="black [3200]" strokeweight="1pt">
                  <v:textbox>
                    <w:txbxContent>
                      <w:p w14:paraId="3E337828" w14:textId="24ADB258" w:rsidR="00A41B42" w:rsidRDefault="00A41B42" w:rsidP="00A41B42">
                        <w:pPr>
                          <w:spacing w:before="0"/>
                          <w:jc w:val="center"/>
                        </w:pPr>
                        <w:r>
                          <w:t>Heartbeat Consumer</w:t>
                        </w:r>
                        <w:r w:rsidR="00B977D3">
                          <w:br/>
                          <w:t>&amp;</w:t>
                        </w:r>
                        <w:r w:rsidR="00B977D3">
                          <w:br/>
                        </w:r>
                        <w:r w:rsidR="00303658">
                          <w:t>ACM Alert Manager</w:t>
                        </w:r>
                      </w:p>
                    </w:txbxContent>
                  </v:textbox>
                </v:rect>
                <v:shape id="Straight Arrow Connector 1937944620" o:spid="_x0000_s1092" type="#_x0000_t32" style="position:absolute;left:25357;top:11847;width:190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" strokecolor="black [3200]" strokeweight="1pt">
                  <v:stroke endarrow="block" joinstyle="miter"/>
                </v:shape>
                <v:shape id="Text Box 1100232763" o:spid="_x0000_s1093" type="#_x0000_t202" style="position:absolute;left:27121;top:5327;width:163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" fillcolor="white [3201]" stroked="f" strokeweight=".5pt">
                  <v:textbox>
                    <w:txbxContent>
                      <w:p w14:paraId="1D3544F8" w14:textId="088C8511" w:rsidR="00A41B42" w:rsidRDefault="00CF0FAD" w:rsidP="00A41B42">
                        <w:pPr>
                          <w:spacing w:before="0"/>
                        </w:pPr>
                        <w:r w:rsidRPr="00CF0FAD">
                          <w:t>Request Heartbeat Response</w:t>
                        </w:r>
                        <w:r w:rsidR="00EC593D">
                          <w:t xml:space="preserve"> [DEV-53]</w:t>
                        </w:r>
                        <w:r w:rsidR="001A3A14">
                          <w:br/>
                        </w:r>
                        <w:r w:rsidR="001922C0">
                          <w:t>Gateway</w:t>
                        </w:r>
                      </w:p>
                    </w:txbxContent>
                  </v:textbox>
                </v:shape>
                <v:shape id="Straight Arrow Connector 459113459" o:spid="_x0000_s1094" type="#_x0000_t32" style="position:absolute;left:25282;top:13197;width:19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" strokecolor="black [3200]" strokeweight="1pt">
                  <v:stroke dashstyle="3 1" endarrow="block" joinstyle="miter"/>
                </v:shape>
                <v:shape id="Text Box 600682797" o:spid="_x0000_s1095" type="#_x0000_t202" style="position:absolute;left:2255;top:9784;width:2435;height:6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" fillcolor="white [3201]" stroked="f" strokeweight=".5pt">
                  <v:textbox>
                    <w:txbxContent>
                      <w:p w14:paraId="6150BCFE" w14:textId="77777777" w:rsidR="00A41B42" w:rsidRDefault="00A41B42" w:rsidP="00A41B42">
                        <w:r>
                          <w:t>:</w:t>
                        </w:r>
                      </w:p>
                      <w:p w14:paraId="716F5235" w14:textId="77777777" w:rsidR="00A41B42" w:rsidRDefault="00A41B42" w:rsidP="00A41B42">
                        <w:r>
                          <w:t>:</w:t>
                        </w:r>
                      </w:p>
                    </w:txbxContent>
                  </v:textbox>
                </v:shape>
                <v:rect id="Rectangle 1742880045" o:spid="_x0000_s1096" style="position:absolute;left:237;top:28595;width:7150;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" fillcolor="#f2f2f2 [3052]" strokecolor="#091723 [484]" strokeweight="1pt">
                  <v:textbox>
                    <w:txbxContent>
                      <w:p w14:paraId="29E6E4EA" w14:textId="77777777" w:rsidR="00824F17" w:rsidRDefault="00824F17" w:rsidP="002D6725">
                        <w:pPr>
                          <w:spacing w:before="0"/>
                          <w:jc w:val="center"/>
                          <w:rPr>
                            <w:color w:val="000000"/>
                            <w:szCs w:val="24"/>
                          </w:rPr>
                        </w:pPr>
                        <w:r>
                          <w:rPr>
                            <w:color w:val="000000"/>
                          </w:rPr>
                          <w:t>Device</w:t>
                        </w:r>
                        <w:r>
                          <w:rPr>
                            <w:color w:val="000000"/>
                          </w:rPr>
                          <w:br/>
                          <w:t>1</w:t>
                        </w:r>
                      </w:p>
                    </w:txbxContent>
                  </v:textbox>
                </v:rect>
                <v:rect id="Rectangle 314718763" o:spid="_x0000_s1097" style="position:absolute;left:244;top:46134;width:7150;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" fillcolor="#f2f2f2 [3052]" strokecolor="#091723 [484]" strokeweight="1pt">
                  <v:textbox>
                    <w:txbxContent>
                      <w:p w14:paraId="6CAD3C00" w14:textId="77777777" w:rsidR="00824F17" w:rsidRDefault="00824F17" w:rsidP="002D6725">
                        <w:pPr>
                          <w:spacing w:before="0"/>
                          <w:jc w:val="center"/>
                          <w:rPr>
                            <w:color w:val="000000"/>
                            <w:szCs w:val="24"/>
                          </w:rPr>
                        </w:pPr>
                        <w:r>
                          <w:rPr>
                            <w:color w:val="000000"/>
                            <w:u w:val="single"/>
                          </w:rPr>
                          <w:t>Device</w:t>
                        </w:r>
                        <w:r>
                          <w:rPr>
                            <w:color w:val="000000"/>
                            <w:u w:val="single"/>
                          </w:rPr>
                          <w:br/>
                          <w:t>n</w:t>
                        </w:r>
                      </w:p>
                    </w:txbxContent>
                  </v:textbox>
                </v:rect>
                <v:rect id="Rectangle 430696967" o:spid="_x0000_s1098" style="position:absolute;left:11686;top:36228;width:13596;height:8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" fillcolor="#bfbfbf [2412]" strokecolor="black [3200]" strokeweight="1pt">
                  <v:textbox>
                    <w:txbxContent>
                      <w:p w14:paraId="5724D1B4" w14:textId="6A217A25" w:rsidR="00824F17" w:rsidRDefault="00824F17" w:rsidP="00824F17">
                        <w:pPr>
                          <w:jc w:val="center"/>
                          <w:rPr>
                            <w:szCs w:val="24"/>
                          </w:rPr>
                        </w:pPr>
                        <w:r>
                          <w:t>Gateway</w:t>
                        </w:r>
                        <w:r>
                          <w:rPr>
                            <w:strike/>
                            <w:color w:val="FF0000"/>
                          </w:rPr>
                          <w:t xml:space="preserve"> </w:t>
                        </w:r>
                        <w:r>
                          <w:br/>
                          <w:t>Heartbeat Reporter</w:t>
                        </w:r>
                      </w:p>
                    </w:txbxContent>
                  </v:textbox>
                </v:rect>
                <v:shape id="Connector: Elbow 1126027262" o:spid="_x0000_s1099" type="#_x0000_t33" style="position:absolute;left:7394;top:31497;width:11087;height:4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" strokecolor="black [3200]" strokeweight="3pt">
                  <v:stroke dashstyle="1 1" startarrow="block" endarrow="block"/>
                </v:shape>
                <v:shape id="Connector: Elbow 70922818" o:spid="_x0000_s1100" type="#_x0000_t33" style="position:absolute;left:7394;top:44655;width:11087;height:438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" strokecolor="black [3200]" strokeweight="3pt">
                  <v:stroke startarrow="block" endarrow="block"/>
                </v:shape>
                <v:rect id="Rectangle 539005025" o:spid="_x0000_s1101" style="position:absolute;left:44370;top:36228;width:14605;height:8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" fillcolor="white [3201]" strokecolor="black [3200]" strokeweight="1pt">
                  <v:textbox>
                    <w:txbxContent>
                      <w:p w14:paraId="330E39BD" w14:textId="3CBA22D8" w:rsidR="00824F17" w:rsidRDefault="00824F17" w:rsidP="00C04A02">
                        <w:pPr>
                          <w:spacing w:before="0"/>
                          <w:jc w:val="center"/>
                        </w:pPr>
                        <w:r>
                          <w:t>Heartbeat Consumer</w:t>
                        </w:r>
                        <w:r w:rsidR="00303658">
                          <w:br/>
                          <w:t>&amp;</w:t>
                        </w:r>
                      </w:p>
                      <w:p w14:paraId="064A2BAB" w14:textId="68ADAB89" w:rsidR="00303658" w:rsidRDefault="00303658" w:rsidP="002D6725">
                        <w:pPr>
                          <w:spacing w:before="0"/>
                          <w:jc w:val="center"/>
                          <w:rPr>
                            <w:szCs w:val="24"/>
                          </w:rPr>
                        </w:pPr>
                        <w:r>
                          <w:t>ACM Alert Manager</w:t>
                        </w:r>
                      </w:p>
                    </w:txbxContent>
                  </v:textbox>
                </v:rect>
                <v:shape id="Straight Arrow Connector 401524726" o:spid="_x0000_s1102" type="#_x0000_t32" style="position:absolute;left:25358;top:37498;width:18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" strokecolor="black [3200]" strokeweight="1pt">
                  <v:stroke endarrow="block" joinstyle="miter"/>
                </v:shape>
                <v:shape id="Text Box 8" o:spid="_x0000_s1103" type="#_x0000_t202" style="position:absolute;left:27123;top:31010;width:16383;height:6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" fillcolor="white [3201]" stroked="f" strokeweight=".5pt">
                  <v:textbox>
                    <w:txbxContent>
                      <w:p w14:paraId="42E02806" w14:textId="240C0127" w:rsidR="00824F17" w:rsidRDefault="00CF0FAD" w:rsidP="002D6725">
                        <w:pPr>
                          <w:spacing w:before="0"/>
                          <w:rPr>
                            <w:szCs w:val="24"/>
                          </w:rPr>
                        </w:pPr>
                        <w:r w:rsidRPr="00CF0FAD">
                          <w:t>Request Heartbeat Response</w:t>
                        </w:r>
                        <w:r w:rsidR="00D368D7">
                          <w:t xml:space="preserve"> [DEV-53]</w:t>
                        </w:r>
                        <w:r w:rsidR="00EC4946">
                          <w:br/>
                        </w:r>
                        <w:r w:rsidR="00824F17" w:rsidRPr="00BC2BE4">
                          <w:t>Gateway</w:t>
                        </w:r>
                      </w:p>
                    </w:txbxContent>
                  </v:textbox>
                </v:shape>
                <v:shape id="Straight Arrow Connector 2042052146" o:spid="_x0000_s1104" type="#_x0000_t32" style="position:absolute;left:25282;top:38851;width:190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" strokecolor="black [3200]" strokeweight="1pt">
                  <v:stroke dashstyle="3 1" endarrow="block" joinstyle="miter"/>
                </v:shape>
                <v:shape id="Text Box 10" o:spid="_x0000_s1105" type="#_x0000_t202" style="position:absolute;left:2257;top:37422;width:2432;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" fillcolor="white [3201]" stroked="f" strokeweight=".5pt">
                  <v:textbox>
                    <w:txbxContent>
                      <w:p w14:paraId="61129FA6" w14:textId="77777777" w:rsidR="00824F17" w:rsidRDefault="00824F17" w:rsidP="00824F17">
                        <w:pPr>
                          <w:rPr>
                            <w:szCs w:val="24"/>
                          </w:rPr>
                        </w:pPr>
                        <w:r>
                          <w:t>:</w:t>
                        </w:r>
                      </w:p>
                      <w:p w14:paraId="22839679" w14:textId="77777777" w:rsidR="00824F17" w:rsidRDefault="00824F17" w:rsidP="00824F17">
                        <w:r>
                          <w:t>:</w:t>
                        </w:r>
                      </w:p>
                    </w:txbxContent>
                  </v:textbox>
                </v:shape>
                <v:shape id="Straight Arrow Connector 649524067" o:spid="_x0000_s1106" type="#_x0000_t32" style="position:absolute;left:25371;top:42026;width:18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" strokecolor="black [3200]" strokeweight="1pt">
                  <v:stroke endarrow="block" joinstyle="miter"/>
                </v:shape>
                <v:shape id="Straight Arrow Connector 1404739416" o:spid="_x0000_s1107" type="#_x0000_t32" style="position:absolute;left:25180;top:43321;width:1907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" strokecolor="black [3200]" strokeweight="1pt">
                  <v:stroke dashstyle="3 1" endarrow="block" joinstyle="miter"/>
                </v:shape>
                <v:shape id="Text Box 1" o:spid="_x0000_s1108" type="#_x0000_t202" style="position:absolute;left:26636;top:43499;width:17732;height:10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" fillcolor="white [3201]" stroked="f" strokeweight=".5pt">
                  <v:textbox>
                    <w:txbxContent>
                      <w:p w14:paraId="6C2852B5" w14:textId="6B354975" w:rsidR="00824F17" w:rsidRPr="00BC2BE4" w:rsidRDefault="00C913D0" w:rsidP="00824F17">
                        <w:pPr>
                          <w:rPr>
                            <w:szCs w:val="24"/>
                          </w:rPr>
                        </w:pPr>
                        <w:r w:rsidRPr="00BC2BE4">
                          <w:t>Report</w:t>
                        </w:r>
                        <w:r w:rsidR="00023744" w:rsidRPr="00BC2BE4">
                          <w:t xml:space="preserve"> Alert [PCD-04]</w:t>
                        </w:r>
                        <w:r w:rsidR="0082608B" w:rsidRPr="00BC2BE4">
                          <w:br/>
                          <w:t>“Device 1</w:t>
                        </w:r>
                        <w:r w:rsidR="004C2A19" w:rsidRPr="00BC2BE4">
                          <w:t xml:space="preserve"> </w:t>
                        </w:r>
                        <w:r w:rsidR="0082608B" w:rsidRPr="00BC2BE4">
                          <w:t>disconnected”</w:t>
                        </w:r>
                      </w:p>
                    </w:txbxContent>
                  </v:textbox>
                </v:shape>
                <v:shape id="Text Box 528583757" o:spid="_x0000_s1109" type="#_x0000_t202" style="position:absolute;left:10768;top:27352;width:8588;height: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" filled="f" stroked="f" strokeweight=".5pt">
                  <v:textbox>
                    <w:txbxContent>
                      <w:p w14:paraId="50B979CA" w14:textId="484C5CDF" w:rsidR="00303658" w:rsidRPr="002D6725" w:rsidRDefault="00B813D7" w:rsidP="002D6725">
                        <w:pPr>
                          <w:spacing w:before="0"/>
                          <w:rPr>
                            <w:rFonts w:asciiTheme="minorHAnsi" w:hAnsiTheme="minorHAnsi" w:cstheme="minorHAnsi"/>
                            <w:color w:val="FF0000"/>
                            <w:sz w:val="96"/>
                            <w:szCs w:val="96"/>
                          </w:rPr>
                        </w:pPr>
                        <w:r w:rsidRPr="002D6725">
                          <w:rPr>
                            <w:rFonts w:asciiTheme="minorHAnsi" w:hAnsiTheme="minorHAnsi" w:cstheme="minorHAnsi"/>
                            <w:color w:val="FF0000"/>
                            <w:sz w:val="96"/>
                            <w:szCs w:val="96"/>
                          </w:rPr>
                          <w:t>X</w:t>
                        </w:r>
                      </w:p>
                    </w:txbxContent>
                  </v:textbox>
                </v:shape>
                <v:shape id="Text Box 2085073708" o:spid="_x0000_s1110" type="#_x0000_t202" style="position:absolute;left:29260;top:119;width:11371;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" fillcolor="white [3201]" strokeweight=".5pt">
                  <v:textbox>
                    <w:txbxContent>
                      <w:p w14:paraId="5CFBD48A" w14:textId="2F095B2D" w:rsidR="00760F9C" w:rsidRPr="002D6725" w:rsidRDefault="00760F9C" w:rsidP="002D6725">
                        <w:pPr>
                          <w:spacing w:before="0"/>
                          <w:rPr>
                            <w:b/>
                            <w:bCs/>
                            <w:color w:val="000000" w:themeColor="text1"/>
                            <w:sz w:val="28"/>
                            <w:szCs w:val="28"/>
                          </w:rPr>
                        </w:pPr>
                        <w:r w:rsidRPr="002D6725">
                          <w:rPr>
                            <w:b/>
                            <w:bCs/>
                            <w:color w:val="000000" w:themeColor="text1"/>
                            <w:sz w:val="28"/>
                            <w:szCs w:val="28"/>
                          </w:rPr>
                          <w:t xml:space="preserve">Scenario </w:t>
                        </w:r>
                        <w:r w:rsidR="003D0677" w:rsidRPr="002D6725">
                          <w:rPr>
                            <w:b/>
                            <w:bCs/>
                            <w:color w:val="000000" w:themeColor="text1"/>
                            <w:sz w:val="28"/>
                            <w:szCs w:val="28"/>
                          </w:rPr>
                          <w:t>A</w:t>
                        </w:r>
                      </w:p>
                    </w:txbxContent>
                  </v:textbox>
                </v:shape>
                <v:shape id="Text Box 1" o:spid="_x0000_s1111" type="#_x0000_t202" style="position:absolute;left:28834;top:24777;width:12035;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" fillcolor="white [3201]" strokeweight=".5pt">
                  <v:textbox>
                    <w:txbxContent>
                      <w:p w14:paraId="2360A30D" w14:textId="6382D9F4" w:rsidR="009A3C07" w:rsidRPr="00BC2BE4" w:rsidRDefault="009A3C07" w:rsidP="002D6725">
                        <w:pPr>
                          <w:spacing w:before="0"/>
                          <w:rPr>
                            <w:b/>
                            <w:bCs/>
                            <w:sz w:val="28"/>
                            <w:szCs w:val="28"/>
                          </w:rPr>
                        </w:pPr>
                        <w:r w:rsidRPr="00BC2BE4">
                          <w:rPr>
                            <w:b/>
                            <w:bCs/>
                            <w:sz w:val="28"/>
                            <w:szCs w:val="28"/>
                          </w:rPr>
                          <w:t>Scenario B</w:t>
                        </w:r>
                      </w:p>
                    </w:txbxContent>
                  </v:textbox>
                </v:shape>
                <w10:anchorlock/>
              </v:group>
            </w:pict>
          </mc:Fallback>
        </mc:AlternateContent>
      </w:r>
    </w:p>
    <w:p w14:paraId="18E2A301" w14:textId="14646517" w:rsidR="00A41B42" w:rsidRPr="006D0E03" w:rsidRDefault="00244024" w:rsidP="00A41B42">
      <w:pPr>
        <w:pStyle w:val="BodyText"/>
      </w:pPr>
      <w:r w:rsidRPr="006D0E03">
        <w:t xml:space="preserve">In the </w:t>
      </w:r>
      <w:r w:rsidR="00EC36CC" w:rsidRPr="006D0E03">
        <w:t xml:space="preserve">example above, the gateway </w:t>
      </w:r>
      <w:r w:rsidR="00DC77E7" w:rsidRPr="006D0E03">
        <w:t xml:space="preserve">HR sends </w:t>
      </w:r>
      <w:r w:rsidR="00CF0FAD" w:rsidRPr="006D0E03">
        <w:t>Request Heartbeat Response</w:t>
      </w:r>
      <w:r w:rsidR="00FE0735" w:rsidRPr="006D0E03">
        <w:t xml:space="preserve"> message </w:t>
      </w:r>
      <w:r w:rsidR="00E12E9B" w:rsidRPr="006D0E03">
        <w:t xml:space="preserve">to </w:t>
      </w:r>
      <w:r w:rsidR="00254807" w:rsidRPr="006D0E03">
        <w:t xml:space="preserve">monitor the </w:t>
      </w:r>
      <w:r w:rsidR="00E81AEE" w:rsidRPr="006D0E03">
        <w:t xml:space="preserve">connection between </w:t>
      </w:r>
      <w:r w:rsidR="00A903FE" w:rsidRPr="006D0E03">
        <w:t>the gateway</w:t>
      </w:r>
      <w:r w:rsidR="00E81AEE" w:rsidRPr="006D0E03">
        <w:t xml:space="preserve"> and the </w:t>
      </w:r>
      <w:r w:rsidR="003C5529" w:rsidRPr="006D0E03">
        <w:t>HC.</w:t>
      </w:r>
      <w:r w:rsidR="003B49A9" w:rsidRPr="006D0E03">
        <w:t xml:space="preserve"> </w:t>
      </w:r>
      <w:r w:rsidR="00FC534D" w:rsidRPr="006D0E03">
        <w:t>The HC is also an ACM Alert Manager (AM)</w:t>
      </w:r>
      <w:r w:rsidR="003476C9" w:rsidRPr="006D0E03">
        <w:t>.</w:t>
      </w:r>
    </w:p>
    <w:p w14:paraId="53CC7154" w14:textId="6E55AA26" w:rsidR="0069707F" w:rsidRPr="006D0E03" w:rsidRDefault="0069707F" w:rsidP="00A41B42">
      <w:pPr>
        <w:pStyle w:val="BodyText"/>
      </w:pPr>
      <w:r w:rsidRPr="006D0E03">
        <w:t xml:space="preserve">In scenario A, the </w:t>
      </w:r>
      <w:r w:rsidR="00C50009" w:rsidRPr="006D0E03">
        <w:t xml:space="preserve">communication </w:t>
      </w:r>
      <w:r w:rsidR="00251212" w:rsidRPr="006D0E03">
        <w:t>between the gateway and its connected device</w:t>
      </w:r>
      <w:r w:rsidR="00906459" w:rsidRPr="006D0E03">
        <w:t>s</w:t>
      </w:r>
      <w:r w:rsidR="00251212" w:rsidRPr="006D0E03">
        <w:t xml:space="preserve"> as well as the communication between the gateway and the </w:t>
      </w:r>
      <w:r w:rsidR="00982879" w:rsidRPr="006D0E03">
        <w:t>HC</w:t>
      </w:r>
      <w:r w:rsidR="004442BC" w:rsidRPr="006D0E03">
        <w:t xml:space="preserve"> works reliably</w:t>
      </w:r>
      <w:r w:rsidR="00210376" w:rsidRPr="006D0E03">
        <w:t xml:space="preserve">, and therefore, only heartbeat messages </w:t>
      </w:r>
      <w:r w:rsidR="00665451" w:rsidRPr="006D0E03">
        <w:t>on gateway level are sen</w:t>
      </w:r>
      <w:r w:rsidR="00FC534D" w:rsidRPr="006D0E03">
        <w:t>t to the HC.</w:t>
      </w:r>
      <w:r w:rsidR="00982879" w:rsidRPr="006D0E03">
        <w:t xml:space="preserve"> </w:t>
      </w:r>
      <w:r w:rsidR="003476C9" w:rsidRPr="006D0E03">
        <w:t xml:space="preserve">If there are no active alert events from </w:t>
      </w:r>
      <w:r w:rsidR="00737644" w:rsidRPr="006D0E03">
        <w:t>any</w:t>
      </w:r>
      <w:r w:rsidR="00E713B4" w:rsidRPr="006D0E03">
        <w:t xml:space="preserve"> of the connected devices, no further message </w:t>
      </w:r>
      <w:r w:rsidR="0074081F" w:rsidRPr="006D0E03">
        <w:t>traffic</w:t>
      </w:r>
      <w:r w:rsidR="00DC2DB1" w:rsidRPr="006D0E03">
        <w:t xml:space="preserve"> takes place</w:t>
      </w:r>
      <w:r w:rsidR="0074081F" w:rsidRPr="006D0E03">
        <w:t xml:space="preserve"> on the network.</w:t>
      </w:r>
    </w:p>
    <w:p w14:paraId="5901B849" w14:textId="07CE5391" w:rsidR="0074081F" w:rsidRPr="006D0E03" w:rsidRDefault="009924FB" w:rsidP="00A41B42">
      <w:pPr>
        <w:pStyle w:val="BodyText"/>
      </w:pPr>
      <w:r w:rsidRPr="006D0E03">
        <w:t>In sc</w:t>
      </w:r>
      <w:r w:rsidR="00D54686" w:rsidRPr="006D0E03">
        <w:t xml:space="preserve">enario B, </w:t>
      </w:r>
      <w:r w:rsidR="00356B1F" w:rsidRPr="006D0E03">
        <w:t xml:space="preserve">one of the devices lost </w:t>
      </w:r>
      <w:r w:rsidR="009345C0" w:rsidRPr="006D0E03">
        <w:t xml:space="preserve">the connection to the gateway. In this case, the </w:t>
      </w:r>
      <w:r w:rsidR="00681C93" w:rsidRPr="006D0E03">
        <w:t xml:space="preserve">gateway sends an ACM PCD-04 </w:t>
      </w:r>
      <w:r w:rsidR="00E526E8" w:rsidRPr="006D0E03">
        <w:t xml:space="preserve">message on behalf of the device that indicates the </w:t>
      </w:r>
      <w:r w:rsidR="00781CAC" w:rsidRPr="006D0E03">
        <w:t xml:space="preserve">communication </w:t>
      </w:r>
      <w:r w:rsidR="00A021B6" w:rsidRPr="006D0E03">
        <w:t>loss</w:t>
      </w:r>
      <w:r w:rsidR="00781CAC" w:rsidRPr="006D0E03">
        <w:t xml:space="preserve"> of </w:t>
      </w:r>
      <w:r w:rsidR="00781CAC" w:rsidRPr="006D0E03">
        <w:lastRenderedPageBreak/>
        <w:t>the d</w:t>
      </w:r>
      <w:r w:rsidR="00A021B6" w:rsidRPr="006D0E03">
        <w:t>evice.</w:t>
      </w:r>
      <w:r w:rsidR="00ED5E2D" w:rsidRPr="006D0E03">
        <w:t xml:space="preserve"> Like any other ACM PCD-04 message</w:t>
      </w:r>
      <w:r w:rsidR="00E52CA6" w:rsidRPr="006D0E03">
        <w:t xml:space="preserve"> from a device</w:t>
      </w:r>
      <w:r w:rsidR="00ED5E2D" w:rsidRPr="006D0E03">
        <w:t xml:space="preserve">, the </w:t>
      </w:r>
      <w:r w:rsidR="00E52CA6" w:rsidRPr="006D0E03">
        <w:t>AM is responsible for</w:t>
      </w:r>
      <w:r w:rsidR="00530A11" w:rsidRPr="006D0E03">
        <w:t xml:space="preserve"> the dissemination of the alert </w:t>
      </w:r>
      <w:r w:rsidR="00122B66" w:rsidRPr="006D0E03">
        <w:t xml:space="preserve">event to the relevant </w:t>
      </w:r>
      <w:r w:rsidR="00DF71A7" w:rsidRPr="006D0E03">
        <w:t>Alert Communicator (AC) devices.</w:t>
      </w:r>
      <w:r w:rsidR="008A1D72" w:rsidRPr="006D0E03">
        <w:br/>
        <w:t xml:space="preserve">For other IHE profiles, the gateway may send </w:t>
      </w:r>
      <w:r w:rsidR="00404215" w:rsidRPr="006D0E03">
        <w:t xml:space="preserve">corresponding messages which indicate </w:t>
      </w:r>
      <w:r w:rsidR="00C41FDD" w:rsidRPr="006D0E03">
        <w:t xml:space="preserve">a communication loss of the device. </w:t>
      </w:r>
      <w:r w:rsidR="009D158D">
        <w:t>E.g.,</w:t>
      </w:r>
      <w:r w:rsidR="00CD0A56">
        <w:t xml:space="preserve"> </w:t>
      </w:r>
      <w:r w:rsidR="00C41FDD" w:rsidRPr="006D0E03">
        <w:t>for the IHE DEC</w:t>
      </w:r>
      <w:r w:rsidR="0015752B" w:rsidRPr="006D0E03">
        <w:t xml:space="preserve"> profile, the gateway may send DEC PCD-01 message</w:t>
      </w:r>
      <w:r w:rsidR="003E4CE7" w:rsidRPr="006D0E03">
        <w:t>s</w:t>
      </w:r>
      <w:r w:rsidR="0015752B" w:rsidRPr="006D0E03">
        <w:t xml:space="preserve"> with no </w:t>
      </w:r>
      <w:r w:rsidR="001B6471" w:rsidRPr="006D0E03">
        <w:t>observations</w:t>
      </w:r>
      <w:r w:rsidR="003E4CE7" w:rsidRPr="006D0E03">
        <w:t xml:space="preserve">, or </w:t>
      </w:r>
      <w:r w:rsidR="00201B04" w:rsidRPr="006D0E03">
        <w:t xml:space="preserve">with observations which are all marked as </w:t>
      </w:r>
      <w:r w:rsidR="00F14122" w:rsidRPr="006D0E03">
        <w:t>“unavailable”.</w:t>
      </w:r>
    </w:p>
    <w:p w14:paraId="0E3DF444" w14:textId="3A6DC622" w:rsidR="008F45B0" w:rsidRPr="006D0E03" w:rsidRDefault="00821040" w:rsidP="00BC4300">
      <w:pPr>
        <w:pStyle w:val="BodyText"/>
      </w:pPr>
      <w:r w:rsidRPr="006D0E03">
        <w:t>In the case</w:t>
      </w:r>
      <w:r w:rsidR="00195136" w:rsidRPr="006D0E03">
        <w:t xml:space="preserve"> of an unreliable connection</w:t>
      </w:r>
      <w:r w:rsidR="00EA7A79" w:rsidRPr="006D0E03">
        <w:t xml:space="preserve"> between the gateway and the HC / AM, the gateway </w:t>
      </w:r>
      <w:r w:rsidR="00A52339" w:rsidRPr="006D0E03">
        <w:t xml:space="preserve">is responsible for announcing the </w:t>
      </w:r>
      <w:r w:rsidR="00370426" w:rsidRPr="006D0E03">
        <w:t xml:space="preserve">issue </w:t>
      </w:r>
      <w:r w:rsidR="00B87696" w:rsidRPr="006D0E03">
        <w:t>to its</w:t>
      </w:r>
      <w:r w:rsidR="00370426" w:rsidRPr="006D0E03">
        <w:t xml:space="preserve"> </w:t>
      </w:r>
      <w:r w:rsidR="005E7069" w:rsidRPr="006D0E03">
        <w:t>connected device (</w:t>
      </w:r>
      <w:r w:rsidR="009D158D">
        <w:t>e.g.,</w:t>
      </w:r>
      <w:r w:rsidR="00CD0A56">
        <w:t xml:space="preserve"> </w:t>
      </w:r>
      <w:r w:rsidR="005E7069" w:rsidRPr="006D0E03">
        <w:t>a status message at the device</w:t>
      </w:r>
      <w:r w:rsidR="00280D10" w:rsidRPr="006D0E03">
        <w:t>’s display</w:t>
      </w:r>
      <w:r w:rsidR="00750F76" w:rsidRPr="006D0E03">
        <w:t xml:space="preserve"> that informs the caregiver that no alert</w:t>
      </w:r>
      <w:r w:rsidR="00411CF4" w:rsidRPr="006D0E03">
        <w:t xml:space="preserve"> events</w:t>
      </w:r>
      <w:r w:rsidR="00750F76" w:rsidRPr="006D0E03">
        <w:t xml:space="preserve"> are </w:t>
      </w:r>
      <w:r w:rsidR="003A1BF8" w:rsidRPr="006D0E03">
        <w:t>distributed anymore), and</w:t>
      </w:r>
      <w:r w:rsidR="00E37374" w:rsidRPr="006D0E03">
        <w:t xml:space="preserve"> the HC / AM is responsible for announcing the </w:t>
      </w:r>
      <w:r w:rsidR="00F40A3E" w:rsidRPr="006D0E03">
        <w:t xml:space="preserve">issue to the caregivers </w:t>
      </w:r>
      <w:r w:rsidR="009F3583" w:rsidRPr="006D0E03">
        <w:t>which are affected by the</w:t>
      </w:r>
      <w:r w:rsidR="007827BC" w:rsidRPr="006D0E03">
        <w:t xml:space="preserve"> communication failur</w:t>
      </w:r>
      <w:r w:rsidR="00A86BA0" w:rsidRPr="006D0E03">
        <w:t>e</w:t>
      </w:r>
      <w:r w:rsidR="00340692" w:rsidRPr="006D0E03">
        <w:t xml:space="preserve"> (</w:t>
      </w:r>
      <w:r w:rsidR="009D158D">
        <w:t>e.g.,</w:t>
      </w:r>
      <w:r w:rsidR="00CD0A56">
        <w:t xml:space="preserve"> </w:t>
      </w:r>
      <w:r w:rsidR="00340692" w:rsidRPr="006D0E03">
        <w:t>all caregivers which are assigned to patients</w:t>
      </w:r>
      <w:r w:rsidR="005C4F8E" w:rsidRPr="006D0E03">
        <w:t xml:space="preserve"> in </w:t>
      </w:r>
      <w:r w:rsidR="00B75D50" w:rsidRPr="006D0E03">
        <w:t>“</w:t>
      </w:r>
      <w:r w:rsidR="005C4F8E" w:rsidRPr="006D0E03">
        <w:t>ICU West</w:t>
      </w:r>
      <w:r w:rsidR="00B75D50" w:rsidRPr="006D0E03">
        <w:t>”</w:t>
      </w:r>
      <w:r w:rsidR="005C4F8E" w:rsidRPr="006D0E03">
        <w:t xml:space="preserve"> and </w:t>
      </w:r>
      <w:r w:rsidR="00B75D50" w:rsidRPr="006D0E03">
        <w:t>“</w:t>
      </w:r>
      <w:r w:rsidR="005C4F8E" w:rsidRPr="006D0E03">
        <w:t>ICU Nort</w:t>
      </w:r>
      <w:r w:rsidR="00B70F95" w:rsidRPr="006D0E03">
        <w:t>h”</w:t>
      </w:r>
      <w:r w:rsidR="00C506AE" w:rsidRPr="006D0E03">
        <w:t xml:space="preserve"> </w:t>
      </w:r>
      <w:r w:rsidR="00425450" w:rsidRPr="006D0E03">
        <w:t xml:space="preserve">and which will no longer receive alert events from devices connected to the </w:t>
      </w:r>
      <w:r w:rsidR="00DA3873" w:rsidRPr="006D0E03">
        <w:t>gateway</w:t>
      </w:r>
      <w:r w:rsidR="00B75D50" w:rsidRPr="006D0E03">
        <w:t>).</w:t>
      </w:r>
    </w:p>
    <w:p w14:paraId="150BC02B" w14:textId="446AD0E3" w:rsidR="00D471FE" w:rsidRPr="006D0E03" w:rsidRDefault="00D471FE" w:rsidP="00D471FE">
      <w:pPr>
        <w:pStyle w:val="Heading4"/>
        <w:numPr>
          <w:ilvl w:val="0"/>
          <w:numId w:val="0"/>
        </w:numPr>
        <w:rPr>
          <w:noProof w:val="0"/>
        </w:rPr>
      </w:pPr>
      <w:bookmarkStart w:id="231" w:name="_Ref203463529"/>
      <w:bookmarkStart w:id="232" w:name="_Ref203463549"/>
      <w:bookmarkStart w:id="233" w:name="_Toc235097020"/>
      <w:r w:rsidRPr="006D0E03">
        <w:rPr>
          <w:noProof w:val="0"/>
        </w:rPr>
        <w:t>3.</w:t>
      </w:r>
      <w:r w:rsidR="00693660" w:rsidRPr="006D0E03">
        <w:rPr>
          <w:noProof w:val="0"/>
        </w:rPr>
        <w:t>5</w:t>
      </w:r>
      <w:r w:rsidR="00E91518" w:rsidRPr="006D0E03">
        <w:rPr>
          <w:noProof w:val="0"/>
        </w:rPr>
        <w:t>3</w:t>
      </w:r>
      <w:r w:rsidRPr="006D0E03">
        <w:rPr>
          <w:noProof w:val="0"/>
        </w:rPr>
        <w:t>.4.</w:t>
      </w:r>
      <w:r w:rsidR="00EB1839" w:rsidRPr="006D0E03">
        <w:rPr>
          <w:noProof w:val="0"/>
        </w:rPr>
        <w:t>2</w:t>
      </w:r>
      <w:r w:rsidRPr="006D0E03">
        <w:rPr>
          <w:noProof w:val="0"/>
        </w:rPr>
        <w:t xml:space="preserve"> </w:t>
      </w:r>
      <w:r w:rsidR="00217EDC" w:rsidRPr="006D0E03">
        <w:rPr>
          <w:noProof w:val="0"/>
        </w:rPr>
        <w:t xml:space="preserve">Receipt </w:t>
      </w:r>
      <w:r w:rsidR="00481F47" w:rsidRPr="006D0E03">
        <w:rPr>
          <w:noProof w:val="0"/>
        </w:rPr>
        <w:t>Acknowledge</w:t>
      </w:r>
      <w:r w:rsidR="008A1CBF" w:rsidRPr="006D0E03">
        <w:rPr>
          <w:noProof w:val="0"/>
        </w:rPr>
        <w:t>ment</w:t>
      </w:r>
      <w:r w:rsidRPr="006D0E03">
        <w:rPr>
          <w:noProof w:val="0"/>
        </w:rPr>
        <w:t xml:space="preserve"> Heartbeat Message</w:t>
      </w:r>
      <w:bookmarkEnd w:id="231"/>
      <w:bookmarkEnd w:id="232"/>
      <w:bookmarkEnd w:id="233"/>
    </w:p>
    <w:p w14:paraId="050E3C31" w14:textId="3FED0DD2" w:rsidR="00D471FE" w:rsidRPr="006D0E03" w:rsidRDefault="001D3A40" w:rsidP="00D471FE">
      <w:pPr>
        <w:pStyle w:val="BodyText"/>
      </w:pPr>
      <w:r w:rsidRPr="006D0E03">
        <w:t xml:space="preserve">When the </w:t>
      </w:r>
      <w:r w:rsidR="005B12AE" w:rsidRPr="006D0E03">
        <w:t xml:space="preserve">HC </w:t>
      </w:r>
      <w:r w:rsidRPr="006D0E03">
        <w:t xml:space="preserve">receives a heartbeat message from the </w:t>
      </w:r>
      <w:r w:rsidR="005B12AE" w:rsidRPr="006D0E03">
        <w:t>HR</w:t>
      </w:r>
      <w:r w:rsidRPr="006D0E03">
        <w:t>, it is required to acknowledge the heartbeat message</w:t>
      </w:r>
      <w:r w:rsidR="00C30CC8" w:rsidRPr="006D0E03">
        <w:t xml:space="preserve"> (HL7 </w:t>
      </w:r>
      <w:r w:rsidR="00F427C4" w:rsidRPr="006D0E03">
        <w:t>general acknowledgement message (ACK)</w:t>
      </w:r>
      <w:r w:rsidR="00267D91" w:rsidRPr="006D0E03">
        <w:t>)</w:t>
      </w:r>
      <w:r w:rsidRPr="006D0E03">
        <w:t xml:space="preserve"> before the next heartbeat message will be sent according to the defined periodicity - ideally as fast as possible.</w:t>
      </w:r>
    </w:p>
    <w:p w14:paraId="2A32730F" w14:textId="2056DD7F" w:rsidR="008B0ED8" w:rsidRPr="006D0E03" w:rsidRDefault="00E52C5D" w:rsidP="00D471FE">
      <w:pPr>
        <w:pStyle w:val="BodyText"/>
      </w:pPr>
      <w:r w:rsidRPr="006D0E03">
        <w:t xml:space="preserve">The HR may send multiple heartbeat messages </w:t>
      </w:r>
      <w:r w:rsidR="00FF6988" w:rsidRPr="006D0E03">
        <w:t>for different IHE profiles to the HC</w:t>
      </w:r>
      <w:r w:rsidR="001F7D18" w:rsidRPr="006D0E03">
        <w:t xml:space="preserve"> through the same connection. In this case, the HC </w:t>
      </w:r>
      <w:r w:rsidR="00CD0A56" w:rsidRPr="006D0E03">
        <w:t>must</w:t>
      </w:r>
      <w:r w:rsidR="001F7D18" w:rsidRPr="006D0E03">
        <w:t xml:space="preserve"> acknowledge each heartbeat message </w:t>
      </w:r>
      <w:r w:rsidR="00A65820" w:rsidRPr="006D0E03">
        <w:t>individually for the indicated</w:t>
      </w:r>
      <w:r w:rsidR="00F3463D" w:rsidRPr="006D0E03">
        <w:t xml:space="preserve"> IHE profile (OBX-15</w:t>
      </w:r>
      <w:r w:rsidR="00F11906" w:rsidRPr="006D0E03">
        <w:t xml:space="preserve"> field contains the IHE profile ID).</w:t>
      </w:r>
      <w:r w:rsidR="00FF6988" w:rsidRPr="006D0E03">
        <w:t xml:space="preserve"> </w:t>
      </w:r>
    </w:p>
    <w:p w14:paraId="0E27C645" w14:textId="565E1A46" w:rsidR="00D471FE" w:rsidRPr="006D0E03" w:rsidRDefault="00D471FE" w:rsidP="00A01086">
      <w:pPr>
        <w:pStyle w:val="Heading5"/>
        <w:rPr>
          <w:noProof w:val="0"/>
        </w:rPr>
      </w:pPr>
      <w:bookmarkStart w:id="234" w:name="_Toc235097021"/>
      <w:r w:rsidRPr="006D0E03">
        <w:rPr>
          <w:noProof w:val="0"/>
        </w:rPr>
        <w:t>3.</w:t>
      </w:r>
      <w:r w:rsidR="00693660" w:rsidRPr="006D0E03">
        <w:rPr>
          <w:noProof w:val="0"/>
        </w:rPr>
        <w:t>5</w:t>
      </w:r>
      <w:r w:rsidR="006F1974" w:rsidRPr="006D0E03">
        <w:rPr>
          <w:noProof w:val="0"/>
        </w:rPr>
        <w:t>3</w:t>
      </w:r>
      <w:r w:rsidRPr="006D0E03">
        <w:rPr>
          <w:noProof w:val="0"/>
        </w:rPr>
        <w:t>.4.</w:t>
      </w:r>
      <w:r w:rsidR="006F1974" w:rsidRPr="006D0E03">
        <w:rPr>
          <w:noProof w:val="0"/>
        </w:rPr>
        <w:t>2</w:t>
      </w:r>
      <w:r w:rsidRPr="006D0E03">
        <w:rPr>
          <w:noProof w:val="0"/>
        </w:rPr>
        <w:t>.1 Trigger Events</w:t>
      </w:r>
      <w:bookmarkEnd w:id="234"/>
    </w:p>
    <w:p w14:paraId="3ADB0F28" w14:textId="07C4092E" w:rsidR="00A94249" w:rsidRPr="006D0E03" w:rsidRDefault="00D471FE" w:rsidP="00A94249">
      <w:pPr>
        <w:pStyle w:val="BodyText"/>
      </w:pPr>
      <w:r w:rsidRPr="006D0E03">
        <w:t>Heartbeat</w:t>
      </w:r>
      <w:r w:rsidR="004F32A1" w:rsidRPr="006D0E03">
        <w:t xml:space="preserve"> acknowle</w:t>
      </w:r>
      <w:r w:rsidR="0021137C" w:rsidRPr="006D0E03">
        <w:t>dgement</w:t>
      </w:r>
      <w:r w:rsidRPr="006D0E03">
        <w:t xml:space="preserve"> messages are </w:t>
      </w:r>
      <w:r w:rsidR="0021137C" w:rsidRPr="006D0E03">
        <w:t>sent</w:t>
      </w:r>
      <w:r w:rsidR="0092107D" w:rsidRPr="006D0E03">
        <w:t xml:space="preserve"> from the </w:t>
      </w:r>
      <w:r w:rsidR="00816855" w:rsidRPr="006D0E03">
        <w:t xml:space="preserve">HC </w:t>
      </w:r>
      <w:r w:rsidR="0092107D" w:rsidRPr="006D0E03">
        <w:t xml:space="preserve">to the </w:t>
      </w:r>
      <w:r w:rsidR="00A81E11" w:rsidRPr="006D0E03">
        <w:t>HR</w:t>
      </w:r>
      <w:r w:rsidR="00816855" w:rsidRPr="006D0E03">
        <w:t xml:space="preserve"> </w:t>
      </w:r>
      <w:r w:rsidR="00D17F53" w:rsidRPr="006D0E03">
        <w:t>only</w:t>
      </w:r>
      <w:r w:rsidR="0021137C" w:rsidRPr="006D0E03">
        <w:t xml:space="preserve"> </w:t>
      </w:r>
      <w:r w:rsidR="00D17F53" w:rsidRPr="006D0E03">
        <w:t>in</w:t>
      </w:r>
      <w:r w:rsidR="00B96C44" w:rsidRPr="006D0E03">
        <w:t xml:space="preserve"> response </w:t>
      </w:r>
      <w:r w:rsidR="00D17F53" w:rsidRPr="006D0E03">
        <w:t>to</w:t>
      </w:r>
      <w:r w:rsidR="00B96C44" w:rsidRPr="006D0E03">
        <w:t xml:space="preserve"> </w:t>
      </w:r>
      <w:r w:rsidR="00A64C08" w:rsidRPr="006D0E03">
        <w:t>the</w:t>
      </w:r>
      <w:r w:rsidR="00B96C44" w:rsidRPr="006D0E03">
        <w:t xml:space="preserve"> </w:t>
      </w:r>
      <w:r w:rsidR="00A64C08" w:rsidRPr="006D0E03">
        <w:t>la</w:t>
      </w:r>
      <w:r w:rsidR="00D10F54" w:rsidRPr="006D0E03">
        <w:t>st</w:t>
      </w:r>
      <w:r w:rsidR="00CF6807" w:rsidRPr="006D0E03">
        <w:t xml:space="preserve"> Heartbeat message</w:t>
      </w:r>
      <w:r w:rsidRPr="006D0E03">
        <w:t xml:space="preserve">. </w:t>
      </w:r>
      <w:r w:rsidR="00A94249" w:rsidRPr="006D0E03">
        <w:t xml:space="preserve">Depending on the acknowledgement and application </w:t>
      </w:r>
      <w:r w:rsidR="00D10F54" w:rsidRPr="006D0E03">
        <w:t>error code</w:t>
      </w:r>
      <w:r w:rsidR="00A94249" w:rsidRPr="006D0E03">
        <w:t xml:space="preserve">, the </w:t>
      </w:r>
      <w:r w:rsidR="00A81E11" w:rsidRPr="006D0E03">
        <w:t xml:space="preserve">HC </w:t>
      </w:r>
      <w:r w:rsidR="00A94249" w:rsidRPr="006D0E03">
        <w:t xml:space="preserve">can indicate to the </w:t>
      </w:r>
      <w:r w:rsidR="00A81E11" w:rsidRPr="006D0E03">
        <w:t xml:space="preserve">HR </w:t>
      </w:r>
      <w:r w:rsidR="00A94249" w:rsidRPr="006D0E03">
        <w:t>that it:</w:t>
      </w:r>
    </w:p>
    <w:p w14:paraId="00E13366" w14:textId="77777777" w:rsidR="00A94249" w:rsidRPr="006D0E03" w:rsidRDefault="00A94249" w:rsidP="00BD5221">
      <w:pPr>
        <w:pStyle w:val="ListBullet2"/>
      </w:pPr>
      <w:r w:rsidRPr="006D0E03">
        <w:t>Confirms the participation in the MC, and it is fully operational.</w:t>
      </w:r>
    </w:p>
    <w:p w14:paraId="5A7D7691" w14:textId="4AAE63D8" w:rsidR="00A94249" w:rsidRPr="006D0E03" w:rsidRDefault="00A94249" w:rsidP="00BD5221">
      <w:pPr>
        <w:pStyle w:val="ListBullet2"/>
      </w:pPr>
      <w:r w:rsidRPr="006D0E03">
        <w:t>Either does not support a</w:t>
      </w:r>
      <w:r w:rsidR="00781E38">
        <w:t>n</w:t>
      </w:r>
      <w:r w:rsidRPr="006D0E03">
        <w:t xml:space="preserve"> MC temporarily or wants to stop the participation in the MC.</w:t>
      </w:r>
    </w:p>
    <w:p w14:paraId="1A3A8075" w14:textId="77777777" w:rsidR="00A94249" w:rsidRPr="006D0E03" w:rsidRDefault="00A94249" w:rsidP="00BD5221">
      <w:pPr>
        <w:pStyle w:val="ListBullet2"/>
      </w:pPr>
      <w:r w:rsidRPr="006D0E03">
        <w:t xml:space="preserve">Stops the participation in the MC due to an error. </w:t>
      </w:r>
    </w:p>
    <w:p w14:paraId="60EB11F9" w14:textId="46FF4965" w:rsidR="00D471FE" w:rsidRPr="006D0E03" w:rsidRDefault="00A94249" w:rsidP="00BD5221">
      <w:pPr>
        <w:pStyle w:val="ListBullet2"/>
      </w:pPr>
      <w:r w:rsidRPr="006D0E03">
        <w:t>Does not support a MC at all.</w:t>
      </w:r>
    </w:p>
    <w:p w14:paraId="351D5B1E" w14:textId="5C89AED2" w:rsidR="00D471FE" w:rsidRPr="006D0E03" w:rsidRDefault="00D471FE" w:rsidP="00D471FE">
      <w:pPr>
        <w:pStyle w:val="Heading5"/>
        <w:numPr>
          <w:ilvl w:val="0"/>
          <w:numId w:val="0"/>
        </w:numPr>
        <w:rPr>
          <w:noProof w:val="0"/>
        </w:rPr>
      </w:pPr>
      <w:bookmarkStart w:id="235" w:name="_Toc235097022"/>
      <w:r w:rsidRPr="006D0E03">
        <w:rPr>
          <w:noProof w:val="0"/>
        </w:rPr>
        <w:t>3.</w:t>
      </w:r>
      <w:r w:rsidR="00693660" w:rsidRPr="006D0E03">
        <w:rPr>
          <w:noProof w:val="0"/>
        </w:rPr>
        <w:t>5</w:t>
      </w:r>
      <w:r w:rsidR="007E2F51" w:rsidRPr="006D0E03">
        <w:rPr>
          <w:noProof w:val="0"/>
        </w:rPr>
        <w:t>3</w:t>
      </w:r>
      <w:r w:rsidRPr="006D0E03">
        <w:rPr>
          <w:noProof w:val="0"/>
        </w:rPr>
        <w:t>.4.</w:t>
      </w:r>
      <w:r w:rsidR="007E2F51" w:rsidRPr="006D0E03">
        <w:rPr>
          <w:noProof w:val="0"/>
        </w:rPr>
        <w:t>2</w:t>
      </w:r>
      <w:r w:rsidRPr="006D0E03">
        <w:rPr>
          <w:noProof w:val="0"/>
        </w:rPr>
        <w:t>.2 Message Semantics</w:t>
      </w:r>
      <w:bookmarkEnd w:id="235"/>
    </w:p>
    <w:p w14:paraId="4ACF07C4" w14:textId="7B85F25B" w:rsidR="005332C5" w:rsidRPr="006D0E03" w:rsidRDefault="005332C5" w:rsidP="005332C5">
      <w:pPr>
        <w:pStyle w:val="BodyText"/>
      </w:pPr>
      <w:r w:rsidRPr="006D0E03">
        <w:t xml:space="preserve">The </w:t>
      </w:r>
      <w:r w:rsidR="001D36E7" w:rsidRPr="006D0E03">
        <w:t xml:space="preserve">HC </w:t>
      </w:r>
      <w:r w:rsidRPr="006D0E03">
        <w:t xml:space="preserve">shall respond to a heartbeat message from the </w:t>
      </w:r>
      <w:r w:rsidR="001D36E7" w:rsidRPr="006D0E03">
        <w:t xml:space="preserve">HR </w:t>
      </w:r>
      <w:r w:rsidRPr="006D0E03">
        <w:t>with a HL7 acknowledgement message as fast as possible but no later than the given date/time in OBX-14 + the relative time in OBX-7 of the heartbeat information OBX segment.</w:t>
      </w:r>
    </w:p>
    <w:p w14:paraId="5EC19519" w14:textId="34C140CA" w:rsidR="00E41586" w:rsidRPr="006D0E03" w:rsidRDefault="00E41586" w:rsidP="00AA4835">
      <w:r w:rsidRPr="006D0E03">
        <w:t xml:space="preserve">The </w:t>
      </w:r>
      <w:r w:rsidR="005C47C3" w:rsidRPr="006D0E03">
        <w:t xml:space="preserve">HC </w:t>
      </w:r>
      <w:r w:rsidRPr="006D0E03">
        <w:t xml:space="preserve">must also consider the latency for the internal processing of the response, the network transmission, and so on. Therefore, it is recommended that the </w:t>
      </w:r>
      <w:r w:rsidR="005C47C3" w:rsidRPr="006D0E03">
        <w:t xml:space="preserve">HC </w:t>
      </w:r>
      <w:r w:rsidRPr="006D0E03">
        <w:t>should respond to the heartbeat message within the first half of the defined interval.</w:t>
      </w:r>
    </w:p>
    <w:p w14:paraId="0369C82B" w14:textId="7F472792" w:rsidR="005332C5" w:rsidRPr="006D0E03" w:rsidRDefault="005332C5" w:rsidP="005332C5">
      <w:pPr>
        <w:pStyle w:val="BodyText"/>
      </w:pPr>
      <w:r w:rsidRPr="006D0E03">
        <w:lastRenderedPageBreak/>
        <w:t xml:space="preserve">To indicate the current state of the </w:t>
      </w:r>
      <w:r w:rsidR="005C47C3" w:rsidRPr="006D0E03">
        <w:t xml:space="preserve">HC </w:t>
      </w:r>
      <w:r w:rsidRPr="006D0E03">
        <w:t xml:space="preserve">to the </w:t>
      </w:r>
      <w:r w:rsidR="005C47C3" w:rsidRPr="006D0E03">
        <w:t>HR</w:t>
      </w:r>
      <w:r w:rsidRPr="006D0E03">
        <w:t xml:space="preserve">, the </w:t>
      </w:r>
      <w:r w:rsidR="005C47C3" w:rsidRPr="006D0E03">
        <w:t xml:space="preserve">HC </w:t>
      </w:r>
      <w:r w:rsidRPr="006D0E03">
        <w:t xml:space="preserve">shall set the </w:t>
      </w:r>
      <w:r w:rsidRPr="006D0E03">
        <w:rPr>
          <w:b/>
          <w:bCs/>
        </w:rPr>
        <w:t>MSA-1 Acknowledgement Code</w:t>
      </w:r>
      <w:r w:rsidRPr="006D0E03">
        <w:t xml:space="preserve"> to</w:t>
      </w:r>
      <w:r w:rsidR="00BA646C" w:rsidRPr="006D0E03">
        <w:t xml:space="preserve"> one of</w:t>
      </w:r>
      <w:r w:rsidRPr="006D0E03">
        <w:t xml:space="preserve"> the following codes:</w:t>
      </w:r>
    </w:p>
    <w:p w14:paraId="0C30C48F" w14:textId="3F7C0E21" w:rsidR="005332C5" w:rsidRPr="006D0E03" w:rsidRDefault="005332C5" w:rsidP="00BD5221">
      <w:pPr>
        <w:pStyle w:val="ListBullet2"/>
      </w:pPr>
      <w:r w:rsidRPr="006D0E03">
        <w:rPr>
          <w:b/>
          <w:bCs/>
        </w:rPr>
        <w:t>CA</w:t>
      </w:r>
      <w:r w:rsidRPr="006D0E03">
        <w:t xml:space="preserve">: the </w:t>
      </w:r>
      <w:r w:rsidR="00FF4C5A" w:rsidRPr="006D0E03">
        <w:t xml:space="preserve">HC </w:t>
      </w:r>
      <w:r w:rsidRPr="006D0E03">
        <w:t xml:space="preserve">is fully operational and able to handle the reports from the </w:t>
      </w:r>
      <w:r w:rsidR="00EB608C" w:rsidRPr="006D0E03">
        <w:t xml:space="preserve">HR </w:t>
      </w:r>
      <w:r w:rsidRPr="006D0E03">
        <w:t>(</w:t>
      </w:r>
      <w:r w:rsidR="009D158D">
        <w:t>e.g.,</w:t>
      </w:r>
      <w:r w:rsidR="00CD0A56">
        <w:t xml:space="preserve"> </w:t>
      </w:r>
      <w:r w:rsidRPr="006D0E03">
        <w:t>the alert manager is able to disseminate alert events to its alert communicators).</w:t>
      </w:r>
    </w:p>
    <w:p w14:paraId="45F1587F" w14:textId="206F6A1D" w:rsidR="005332C5" w:rsidRPr="006D0E03" w:rsidRDefault="005332C5" w:rsidP="00BD5221">
      <w:pPr>
        <w:pStyle w:val="ListBullet2"/>
      </w:pPr>
      <w:r w:rsidRPr="006D0E03">
        <w:rPr>
          <w:b/>
          <w:bCs/>
        </w:rPr>
        <w:t>CR</w:t>
      </w:r>
      <w:r w:rsidRPr="006D0E03">
        <w:t xml:space="preserve">: the </w:t>
      </w:r>
      <w:r w:rsidR="00EB608C" w:rsidRPr="006D0E03">
        <w:t xml:space="preserve">HC </w:t>
      </w:r>
      <w:r w:rsidRPr="006D0E03">
        <w:t xml:space="preserve">sends this code in two different cases which can be distinct from each other by evaluating the value in the </w:t>
      </w:r>
      <w:r w:rsidRPr="006D0E03">
        <w:rPr>
          <w:b/>
          <w:bCs/>
        </w:rPr>
        <w:t>ERR-5</w:t>
      </w:r>
      <w:r w:rsidRPr="006D0E03">
        <w:t xml:space="preserve"> field of the </w:t>
      </w:r>
      <w:r w:rsidRPr="006D0E03">
        <w:rPr>
          <w:b/>
          <w:bCs/>
        </w:rPr>
        <w:t>ERR</w:t>
      </w:r>
      <w:r w:rsidRPr="006D0E03">
        <w:t xml:space="preserve"> segment:</w:t>
      </w:r>
    </w:p>
    <w:p w14:paraId="56DCE2F7" w14:textId="74AD9D41" w:rsidR="005332C5" w:rsidRPr="006D0E03" w:rsidRDefault="005332C5" w:rsidP="00BD5221">
      <w:pPr>
        <w:pStyle w:val="ListBullet3"/>
      </w:pPr>
      <w:r w:rsidRPr="006D0E03">
        <w:t xml:space="preserve">A. the </w:t>
      </w:r>
      <w:r w:rsidR="00911368" w:rsidRPr="006D0E03">
        <w:t xml:space="preserve">HC </w:t>
      </w:r>
      <w:r w:rsidRPr="006D0E03">
        <w:t xml:space="preserve">is not fully operational any longer and cannot handle the reports from the </w:t>
      </w:r>
      <w:r w:rsidR="00911368" w:rsidRPr="006D0E03">
        <w:t xml:space="preserve">HR </w:t>
      </w:r>
      <w:r w:rsidRPr="006D0E03">
        <w:t>as intended (e</w:t>
      </w:r>
      <w:r w:rsidR="00781E38" w:rsidRPr="006D0E03">
        <w:t>.g</w:t>
      </w:r>
      <w:r w:rsidR="00CD0A56">
        <w:t>.</w:t>
      </w:r>
      <w:r w:rsidR="00781E38">
        <w:t>,</w:t>
      </w:r>
      <w:r w:rsidR="00781E38" w:rsidRPr="006D0E03">
        <w:t xml:space="preserve"> </w:t>
      </w:r>
      <w:r w:rsidRPr="006D0E03">
        <w:t>the alert manager is currently unable to communicate with its alert communicators).</w:t>
      </w:r>
    </w:p>
    <w:p w14:paraId="72FC0DF8" w14:textId="09B261F3" w:rsidR="005332C5" w:rsidRPr="006D0E03" w:rsidRDefault="005332C5" w:rsidP="00BD5221">
      <w:pPr>
        <w:pStyle w:val="ListBullet3"/>
      </w:pPr>
      <w:r w:rsidRPr="006D0E03">
        <w:t xml:space="preserve">B. the </w:t>
      </w:r>
      <w:r w:rsidR="002A7DD1" w:rsidRPr="006D0E03">
        <w:t xml:space="preserve">HC </w:t>
      </w:r>
      <w:r w:rsidRPr="006D0E03">
        <w:t>is not able to support a monitored communication temporarily or wants to stop the participation in a monitored communication intentionally.</w:t>
      </w:r>
    </w:p>
    <w:p w14:paraId="4AB0E70B" w14:textId="13E0D06F" w:rsidR="005332C5" w:rsidRPr="006D0E03" w:rsidRDefault="005332C5" w:rsidP="00BD5221">
      <w:pPr>
        <w:pStyle w:val="ListBullet2"/>
      </w:pPr>
      <w:r w:rsidRPr="006D0E03">
        <w:rPr>
          <w:b/>
          <w:bCs/>
        </w:rPr>
        <w:t>CE</w:t>
      </w:r>
      <w:r w:rsidRPr="006D0E03">
        <w:t xml:space="preserve">: the </w:t>
      </w:r>
      <w:r w:rsidR="002A7DD1" w:rsidRPr="006D0E03">
        <w:t xml:space="preserve">HC </w:t>
      </w:r>
      <w:r w:rsidRPr="006D0E03">
        <w:t xml:space="preserve">indicates to the </w:t>
      </w:r>
      <w:r w:rsidR="002A7DD1" w:rsidRPr="006D0E03">
        <w:t xml:space="preserve">HR </w:t>
      </w:r>
      <w:r w:rsidRPr="006D0E03">
        <w:t>that it does not support the MC at all.</w:t>
      </w:r>
    </w:p>
    <w:p w14:paraId="7807201C" w14:textId="3E5A15D0" w:rsidR="005332C5" w:rsidRDefault="005332C5" w:rsidP="005332C5">
      <w:pPr>
        <w:pStyle w:val="BodyText"/>
      </w:pPr>
      <w:r w:rsidRPr="006D0E03">
        <w:t xml:space="preserve">It is the responsibility of the </w:t>
      </w:r>
      <w:r w:rsidR="002A7DD1" w:rsidRPr="006D0E03">
        <w:t xml:space="preserve">HR </w:t>
      </w:r>
      <w:r w:rsidRPr="006D0E03">
        <w:t>to react accordingly on the acknowledgement and application error code in the response message from the</w:t>
      </w:r>
      <w:r w:rsidR="00A97960" w:rsidRPr="006D0E03">
        <w:t xml:space="preserve"> </w:t>
      </w:r>
      <w:r w:rsidR="002A7DD1" w:rsidRPr="006D0E03">
        <w:t>HC</w:t>
      </w:r>
      <w:r w:rsidR="00A97960" w:rsidRPr="006D0E03">
        <w:t>.</w:t>
      </w:r>
    </w:p>
    <w:p w14:paraId="366F881F" w14:textId="77777777" w:rsidR="00781E38" w:rsidRPr="006D0E03" w:rsidRDefault="00781E38" w:rsidP="005332C5">
      <w:pPr>
        <w:pStyle w:val="BodyText"/>
      </w:pPr>
    </w:p>
    <w:p w14:paraId="13915363" w14:textId="591E3A75" w:rsidR="00CB7E08" w:rsidRPr="006D0E03" w:rsidRDefault="00CB7E08" w:rsidP="005332C5">
      <w:pPr>
        <w:pStyle w:val="BodyText"/>
        <w:rPr>
          <w:b/>
          <w:bCs/>
        </w:rPr>
      </w:pPr>
      <w:r w:rsidRPr="006D0E03">
        <w:rPr>
          <w:b/>
          <w:bCs/>
        </w:rPr>
        <w:t>ERR Segment – Error Codes</w:t>
      </w:r>
    </w:p>
    <w:p w14:paraId="05ADDB30" w14:textId="21D94723" w:rsidR="00B03B2C" w:rsidRDefault="00B03B2C" w:rsidP="00781E38">
      <w:pPr>
        <w:pStyle w:val="BodyText"/>
      </w:pPr>
      <w:r w:rsidRPr="00781E38">
        <w:t xml:space="preserve">The ERR segment </w:t>
      </w:r>
      <w:r w:rsidR="002A7DD1" w:rsidRPr="00781E38">
        <w:t>contains</w:t>
      </w:r>
      <w:r w:rsidRPr="00781E38">
        <w:t xml:space="preserve"> additional information about the rejected heartbeat message:</w:t>
      </w:r>
    </w:p>
    <w:p w14:paraId="5A4B3D8D" w14:textId="77777777" w:rsidR="00781E38" w:rsidRPr="00781E38" w:rsidRDefault="00781E38" w:rsidP="00781E38">
      <w:pPr>
        <w:pStyle w:val="BodyText"/>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93"/>
        <w:gridCol w:w="3082"/>
        <w:gridCol w:w="3169"/>
      </w:tblGrid>
      <w:tr w:rsidR="00B03B2C" w:rsidRPr="006D0E03" w14:paraId="24C55051" w14:textId="77777777" w:rsidTr="00BD5221">
        <w:trPr>
          <w:cantSplit/>
          <w:tblHeader/>
        </w:trPr>
        <w:tc>
          <w:tcPr>
            <w:tcW w:w="3192" w:type="dxa"/>
            <w:shd w:val="clear" w:color="auto" w:fill="BFBFBF" w:themeFill="background1" w:themeFillShade="BF"/>
          </w:tcPr>
          <w:p w14:paraId="79BE861E" w14:textId="77777777" w:rsidR="00B03B2C" w:rsidRPr="006D0E03" w:rsidRDefault="00B03B2C" w:rsidP="00BD5221">
            <w:pPr>
              <w:pStyle w:val="TableEntryHeader"/>
            </w:pPr>
            <w:r w:rsidRPr="006D0E03">
              <w:t>ERR Field</w:t>
            </w:r>
          </w:p>
        </w:tc>
        <w:tc>
          <w:tcPr>
            <w:tcW w:w="3192" w:type="dxa"/>
            <w:shd w:val="clear" w:color="auto" w:fill="BFBFBF" w:themeFill="background1" w:themeFillShade="BF"/>
          </w:tcPr>
          <w:p w14:paraId="1D2C2A42" w14:textId="77777777" w:rsidR="00B03B2C" w:rsidRPr="006D0E03" w:rsidRDefault="00B03B2C" w:rsidP="00BD5221">
            <w:pPr>
              <w:pStyle w:val="TableEntryHeader"/>
            </w:pPr>
            <w:r w:rsidRPr="006D0E03">
              <w:t>Value</w:t>
            </w:r>
          </w:p>
        </w:tc>
        <w:tc>
          <w:tcPr>
            <w:tcW w:w="3192" w:type="dxa"/>
            <w:shd w:val="clear" w:color="auto" w:fill="BFBFBF" w:themeFill="background1" w:themeFillShade="BF"/>
          </w:tcPr>
          <w:p w14:paraId="425DD51B" w14:textId="77777777" w:rsidR="00B03B2C" w:rsidRPr="006D0E03" w:rsidRDefault="00B03B2C" w:rsidP="00BD5221">
            <w:pPr>
              <w:pStyle w:val="TableEntryHeader"/>
            </w:pPr>
            <w:r w:rsidRPr="006D0E03">
              <w:t>Note</w:t>
            </w:r>
          </w:p>
        </w:tc>
      </w:tr>
      <w:tr w:rsidR="00B03B2C" w:rsidRPr="006D0E03" w14:paraId="139C4CD3" w14:textId="77777777" w:rsidTr="00BD5221">
        <w:trPr>
          <w:cantSplit/>
        </w:trPr>
        <w:tc>
          <w:tcPr>
            <w:tcW w:w="3192" w:type="dxa"/>
          </w:tcPr>
          <w:p w14:paraId="40A6EF4B" w14:textId="77777777" w:rsidR="00B03B2C" w:rsidRPr="006D0E03" w:rsidRDefault="00B03B2C" w:rsidP="007F183D">
            <w:r w:rsidRPr="006D0E03">
              <w:t>ERR-3 HL7 Error Code</w:t>
            </w:r>
          </w:p>
        </w:tc>
        <w:tc>
          <w:tcPr>
            <w:tcW w:w="3192" w:type="dxa"/>
          </w:tcPr>
          <w:p w14:paraId="5F36EF1B" w14:textId="77777777" w:rsidR="00B03B2C" w:rsidRPr="006D0E03" w:rsidRDefault="00B03B2C" w:rsidP="007F183D">
            <w:r w:rsidRPr="006D0E03">
              <w:t>“0”</w:t>
            </w:r>
          </w:p>
        </w:tc>
        <w:tc>
          <w:tcPr>
            <w:tcW w:w="3192" w:type="dxa"/>
          </w:tcPr>
          <w:p w14:paraId="597FB6FF" w14:textId="77777777" w:rsidR="00B03B2C" w:rsidRPr="006D0E03" w:rsidRDefault="00B03B2C" w:rsidP="007F183D">
            <w:r w:rsidRPr="006D0E03">
              <w:t>No HL7 message error</w:t>
            </w:r>
          </w:p>
        </w:tc>
      </w:tr>
      <w:tr w:rsidR="00B03B2C" w:rsidRPr="006D0E03" w14:paraId="7243CE7B" w14:textId="77777777" w:rsidTr="00BD5221">
        <w:trPr>
          <w:cantSplit/>
        </w:trPr>
        <w:tc>
          <w:tcPr>
            <w:tcW w:w="3192" w:type="dxa"/>
          </w:tcPr>
          <w:p w14:paraId="6E3BFB9D" w14:textId="77777777" w:rsidR="00B03B2C" w:rsidRPr="006D0E03" w:rsidRDefault="00B03B2C" w:rsidP="007F183D">
            <w:r w:rsidRPr="006D0E03">
              <w:t>ERR-4 Severity</w:t>
            </w:r>
          </w:p>
        </w:tc>
        <w:tc>
          <w:tcPr>
            <w:tcW w:w="3192" w:type="dxa"/>
          </w:tcPr>
          <w:p w14:paraId="0E30A263" w14:textId="77777777" w:rsidR="00B03B2C" w:rsidRPr="006D0E03" w:rsidRDefault="00B03B2C" w:rsidP="007F183D">
            <w:r w:rsidRPr="006D0E03">
              <w:t>“I”</w:t>
            </w:r>
          </w:p>
        </w:tc>
        <w:tc>
          <w:tcPr>
            <w:tcW w:w="3192" w:type="dxa"/>
          </w:tcPr>
          <w:p w14:paraId="7AD25640" w14:textId="77777777" w:rsidR="00B03B2C" w:rsidRPr="006D0E03" w:rsidRDefault="00B03B2C" w:rsidP="007F183D">
            <w:r w:rsidRPr="006D0E03">
              <w:t>Must be set to “I”, when ERR-3 is set to “0”</w:t>
            </w:r>
          </w:p>
        </w:tc>
      </w:tr>
      <w:tr w:rsidR="00B03B2C" w:rsidRPr="006D0E03" w14:paraId="4329720A" w14:textId="77777777" w:rsidTr="00BD5221">
        <w:trPr>
          <w:cantSplit/>
        </w:trPr>
        <w:tc>
          <w:tcPr>
            <w:tcW w:w="3192" w:type="dxa"/>
          </w:tcPr>
          <w:p w14:paraId="2E5540FE" w14:textId="77777777" w:rsidR="00B03B2C" w:rsidRPr="006D0E03" w:rsidRDefault="00B03B2C" w:rsidP="007F183D">
            <w:r w:rsidRPr="006D0E03">
              <w:lastRenderedPageBreak/>
              <w:t>ERR-5 Application Error Code</w:t>
            </w:r>
          </w:p>
        </w:tc>
        <w:tc>
          <w:tcPr>
            <w:tcW w:w="3192" w:type="dxa"/>
          </w:tcPr>
          <w:p w14:paraId="17AB10F0" w14:textId="77777777" w:rsidR="00B03B2C" w:rsidRPr="006D0E03" w:rsidRDefault="00B03B2C" w:rsidP="007F183D">
            <w:r w:rsidRPr="006D0E03">
              <w:t>Heartbeat message specific error code</w:t>
            </w:r>
          </w:p>
        </w:tc>
        <w:tc>
          <w:tcPr>
            <w:tcW w:w="3192" w:type="dxa"/>
          </w:tcPr>
          <w:p w14:paraId="18B597AA" w14:textId="21039758" w:rsidR="00B03B2C" w:rsidRPr="006D0E03" w:rsidRDefault="00B03B2C" w:rsidP="007F183D">
            <w:r w:rsidRPr="006D0E03">
              <w:t>“</w:t>
            </w:r>
            <w:r w:rsidRPr="006D0E03">
              <w:rPr>
                <w:b/>
                <w:bCs/>
              </w:rPr>
              <w:t>WDERR^watchdog-negative-confirm^MDC</w:t>
            </w:r>
            <w:r w:rsidRPr="006D0E03">
              <w:t xml:space="preserve">”: indicates to the </w:t>
            </w:r>
            <w:r w:rsidR="002A7DD1" w:rsidRPr="006D0E03">
              <w:t xml:space="preserve">HR </w:t>
            </w:r>
            <w:r w:rsidRPr="006D0E03">
              <w:t xml:space="preserve">that the </w:t>
            </w:r>
            <w:r w:rsidR="002A7DD1" w:rsidRPr="006D0E03">
              <w:t xml:space="preserve">HC </w:t>
            </w:r>
            <w:r w:rsidRPr="006D0E03">
              <w:t xml:space="preserve">is currently unable to respond to the reports from the </w:t>
            </w:r>
            <w:r w:rsidR="002A7DD1" w:rsidRPr="006D0E03">
              <w:t xml:space="preserve">HR </w:t>
            </w:r>
            <w:r w:rsidRPr="006D0E03">
              <w:t>as intended (see case A above. E. g.</w:t>
            </w:r>
            <w:r w:rsidR="00781E38">
              <w:t>,</w:t>
            </w:r>
            <w:r w:rsidRPr="006D0E03">
              <w:t xml:space="preserve"> an alarm manager is currently not responding to alert events).</w:t>
            </w:r>
          </w:p>
          <w:p w14:paraId="09880B62" w14:textId="21D1C916" w:rsidR="00B03B2C" w:rsidRPr="006D0E03" w:rsidRDefault="00B03B2C" w:rsidP="007F183D">
            <w:r w:rsidRPr="006D0E03">
              <w:t>“</w:t>
            </w:r>
            <w:r w:rsidRPr="006D0E03">
              <w:rPr>
                <w:b/>
                <w:bCs/>
              </w:rPr>
              <w:t>WDLEAVE^watchdog-leave-monitoring^MDC</w:t>
            </w:r>
            <w:r w:rsidRPr="006D0E03">
              <w:t xml:space="preserve">”: indicates to the </w:t>
            </w:r>
            <w:r w:rsidR="002A7DD1" w:rsidRPr="006D0E03">
              <w:t xml:space="preserve">HR </w:t>
            </w:r>
            <w:r w:rsidRPr="006D0E03">
              <w:t xml:space="preserve">that the </w:t>
            </w:r>
            <w:r w:rsidR="002A7DD1" w:rsidRPr="006D0E03">
              <w:t xml:space="preserve">HC </w:t>
            </w:r>
            <w:r w:rsidRPr="006D0E03">
              <w:t>wants to leave the MC intentionally (see case B above. E. g.</w:t>
            </w:r>
            <w:r w:rsidR="00781E38">
              <w:t>,</w:t>
            </w:r>
            <w:r w:rsidRPr="006D0E03">
              <w:t xml:space="preserve"> a shutdown of the alarm manager due to a planned system software update).</w:t>
            </w:r>
          </w:p>
        </w:tc>
      </w:tr>
    </w:tbl>
    <w:p w14:paraId="2808AF65" w14:textId="77777777" w:rsidR="00B03B2C" w:rsidRPr="006D0E03" w:rsidRDefault="00B03B2C" w:rsidP="00B03B2C">
      <w:pPr>
        <w:pStyle w:val="BodyText"/>
      </w:pPr>
    </w:p>
    <w:p w14:paraId="361CA100" w14:textId="478AFE2D" w:rsidR="00D471FE" w:rsidRPr="006D0E03" w:rsidRDefault="00D471FE" w:rsidP="00D471FE">
      <w:pPr>
        <w:pStyle w:val="Heading5"/>
        <w:numPr>
          <w:ilvl w:val="0"/>
          <w:numId w:val="0"/>
        </w:numPr>
        <w:rPr>
          <w:noProof w:val="0"/>
        </w:rPr>
      </w:pPr>
      <w:bookmarkStart w:id="236" w:name="_Toc235097023"/>
      <w:r w:rsidRPr="006D0E03">
        <w:rPr>
          <w:noProof w:val="0"/>
        </w:rPr>
        <w:t>3.</w:t>
      </w:r>
      <w:r w:rsidR="00693660" w:rsidRPr="006D0E03">
        <w:rPr>
          <w:noProof w:val="0"/>
        </w:rPr>
        <w:t>5</w:t>
      </w:r>
      <w:r w:rsidR="000721E6" w:rsidRPr="006D0E03">
        <w:rPr>
          <w:noProof w:val="0"/>
        </w:rPr>
        <w:t>3</w:t>
      </w:r>
      <w:r w:rsidRPr="006D0E03">
        <w:rPr>
          <w:noProof w:val="0"/>
        </w:rPr>
        <w:t>.4.</w:t>
      </w:r>
      <w:r w:rsidR="000721E6" w:rsidRPr="006D0E03">
        <w:rPr>
          <w:noProof w:val="0"/>
        </w:rPr>
        <w:t>2</w:t>
      </w:r>
      <w:r w:rsidRPr="006D0E03">
        <w:rPr>
          <w:noProof w:val="0"/>
        </w:rPr>
        <w:t>.3 Expected Actions</w:t>
      </w:r>
      <w:bookmarkEnd w:id="236"/>
    </w:p>
    <w:p w14:paraId="12BD87FB" w14:textId="316951D4" w:rsidR="00DD7D8D" w:rsidRPr="006D0E03" w:rsidRDefault="002E738D" w:rsidP="00D471FE">
      <w:pPr>
        <w:pStyle w:val="BodyText"/>
      </w:pPr>
      <w:r w:rsidRPr="006D0E03">
        <w:t xml:space="preserve">It is the responsibility of the </w:t>
      </w:r>
      <w:r w:rsidR="002A7DD1" w:rsidRPr="006D0E03">
        <w:t xml:space="preserve">HC </w:t>
      </w:r>
      <w:r w:rsidRPr="006D0E03">
        <w:t xml:space="preserve">to react accordingly </w:t>
      </w:r>
      <w:r w:rsidR="00CA3C06" w:rsidRPr="006D0E03">
        <w:t xml:space="preserve">to </w:t>
      </w:r>
      <w:r w:rsidRPr="006D0E03">
        <w:t xml:space="preserve">the </w:t>
      </w:r>
      <w:r w:rsidR="001357FA" w:rsidRPr="006D0E03">
        <w:t>Heartbeat messages</w:t>
      </w:r>
      <w:r w:rsidRPr="006D0E03">
        <w:t xml:space="preserve"> from the </w:t>
      </w:r>
      <w:r w:rsidR="002A7DD1" w:rsidRPr="006D0E03">
        <w:t>H</w:t>
      </w:r>
      <w:r w:rsidR="00262B91" w:rsidRPr="006D0E03">
        <w:t>R</w:t>
      </w:r>
      <w:r w:rsidR="00D471FE" w:rsidRPr="006D0E03">
        <w:t>.</w:t>
      </w:r>
    </w:p>
    <w:p w14:paraId="03594130" w14:textId="7F6590BE" w:rsidR="00D471FE" w:rsidRPr="006D0E03" w:rsidRDefault="00DD7D8D" w:rsidP="00D471FE">
      <w:pPr>
        <w:pStyle w:val="BodyText"/>
      </w:pPr>
      <w:r w:rsidRPr="006D0E03">
        <w:t xml:space="preserve">In case the </w:t>
      </w:r>
      <w:r w:rsidR="00262B91" w:rsidRPr="006D0E03">
        <w:t xml:space="preserve">HR </w:t>
      </w:r>
      <w:r w:rsidRPr="006D0E03">
        <w:t>did</w:t>
      </w:r>
      <w:r w:rsidR="00CA3C06" w:rsidRPr="006D0E03">
        <w:t xml:space="preserve"> not</w:t>
      </w:r>
      <w:r w:rsidRPr="006D0E03">
        <w:t xml:space="preserve"> stop the </w:t>
      </w:r>
      <w:r w:rsidR="000C4670" w:rsidRPr="006D0E03">
        <w:t xml:space="preserve">MC intentionally, missing or delayed </w:t>
      </w:r>
      <w:r w:rsidR="001676D4" w:rsidRPr="006D0E03">
        <w:t>Heartbeat messages must be treated as error</w:t>
      </w:r>
      <w:r w:rsidR="00325866" w:rsidRPr="006D0E03">
        <w:t>, and a reliable communication is not guaranteed any longer.</w:t>
      </w:r>
      <w:r w:rsidRPr="006D0E03">
        <w:t xml:space="preserve"> </w:t>
      </w:r>
    </w:p>
    <w:p w14:paraId="12268D28" w14:textId="6ACB5318" w:rsidR="00D471FE" w:rsidRPr="006D0E03" w:rsidRDefault="00D471FE" w:rsidP="00D471FE">
      <w:pPr>
        <w:pStyle w:val="Heading3"/>
        <w:numPr>
          <w:ilvl w:val="0"/>
          <w:numId w:val="0"/>
        </w:numPr>
        <w:rPr>
          <w:noProof w:val="0"/>
        </w:rPr>
      </w:pPr>
      <w:bookmarkStart w:id="237" w:name="_Toc235097024"/>
      <w:r w:rsidRPr="006D0E03">
        <w:rPr>
          <w:noProof w:val="0"/>
        </w:rPr>
        <w:t>3.</w:t>
      </w:r>
      <w:r w:rsidR="00693660" w:rsidRPr="006D0E03">
        <w:rPr>
          <w:noProof w:val="0"/>
        </w:rPr>
        <w:t>5</w:t>
      </w:r>
      <w:r w:rsidR="008A639E" w:rsidRPr="006D0E03">
        <w:rPr>
          <w:noProof w:val="0"/>
        </w:rPr>
        <w:t>3</w:t>
      </w:r>
      <w:r w:rsidRPr="006D0E03">
        <w:rPr>
          <w:noProof w:val="0"/>
        </w:rPr>
        <w:t>.5 Protocol Requirements</w:t>
      </w:r>
      <w:bookmarkEnd w:id="237"/>
    </w:p>
    <w:p w14:paraId="6C01EC47" w14:textId="77777777" w:rsidR="00D471FE" w:rsidRPr="006D0E03" w:rsidRDefault="00D471FE" w:rsidP="00D471FE">
      <w:pPr>
        <w:pStyle w:val="BodyText"/>
      </w:pPr>
      <w:r w:rsidRPr="006D0E03">
        <w:t>Not applicable.</w:t>
      </w:r>
    </w:p>
    <w:p w14:paraId="20D25B34" w14:textId="0E26F8CA" w:rsidR="00D471FE" w:rsidRPr="006D0E03" w:rsidRDefault="00D471FE" w:rsidP="00D471FE">
      <w:pPr>
        <w:pStyle w:val="Heading3"/>
        <w:numPr>
          <w:ilvl w:val="0"/>
          <w:numId w:val="0"/>
        </w:numPr>
        <w:rPr>
          <w:noProof w:val="0"/>
        </w:rPr>
      </w:pPr>
      <w:bookmarkStart w:id="238" w:name="_Toc235097025"/>
      <w:r w:rsidRPr="006D0E03">
        <w:rPr>
          <w:noProof w:val="0"/>
        </w:rPr>
        <w:t>3.</w:t>
      </w:r>
      <w:r w:rsidR="00693660" w:rsidRPr="006D0E03">
        <w:rPr>
          <w:noProof w:val="0"/>
        </w:rPr>
        <w:t>5</w:t>
      </w:r>
      <w:r w:rsidR="008A639E" w:rsidRPr="006D0E03">
        <w:rPr>
          <w:noProof w:val="0"/>
        </w:rPr>
        <w:t>3</w:t>
      </w:r>
      <w:r w:rsidRPr="006D0E03">
        <w:rPr>
          <w:noProof w:val="0"/>
        </w:rPr>
        <w:t>.6 Security Considerations</w:t>
      </w:r>
      <w:bookmarkEnd w:id="238"/>
    </w:p>
    <w:p w14:paraId="410193A9" w14:textId="77777777" w:rsidR="00D471FE" w:rsidRPr="006D0E03" w:rsidRDefault="00D471FE" w:rsidP="00D471FE">
      <w:pPr>
        <w:pStyle w:val="BodyText"/>
      </w:pPr>
      <w:r w:rsidRPr="006D0E03">
        <w:t>No special security or security audit considerations beyond the general ones already discussed apply to this transaction.</w:t>
      </w:r>
    </w:p>
    <w:p w14:paraId="7763D5BE" w14:textId="77777777" w:rsidR="0084276E" w:rsidRPr="006D0E03" w:rsidRDefault="0084276E" w:rsidP="00EA3BCB">
      <w:pPr>
        <w:pStyle w:val="BodyText"/>
      </w:pPr>
    </w:p>
    <w:p w14:paraId="4B91E11C" w14:textId="050D31C7" w:rsidR="00EA4EA1" w:rsidRPr="006D0E03" w:rsidRDefault="00EA4EA1" w:rsidP="00EA4EA1">
      <w:pPr>
        <w:pStyle w:val="PartTitle"/>
      </w:pPr>
      <w:bookmarkStart w:id="239" w:name="_Toc345074688"/>
      <w:bookmarkStart w:id="240" w:name="_Toc18414939"/>
      <w:bookmarkStart w:id="241" w:name="_Toc235097026"/>
      <w:r w:rsidRPr="006D0E03">
        <w:lastRenderedPageBreak/>
        <w:t>Appendices</w:t>
      </w:r>
      <w:bookmarkEnd w:id="239"/>
      <w:bookmarkEnd w:id="240"/>
      <w:r w:rsidRPr="006D0E03">
        <w:t xml:space="preserve"> </w:t>
      </w:r>
      <w:r w:rsidR="00DF7DD9" w:rsidRPr="006D0E03">
        <w:t>to Volume 2</w:t>
      </w:r>
      <w:bookmarkEnd w:id="241"/>
    </w:p>
    <w:p w14:paraId="3675DAEB" w14:textId="23A432D0" w:rsidR="00EA4EA1" w:rsidRPr="006D0E03" w:rsidRDefault="00AA5548" w:rsidP="00AA5548">
      <w:pPr>
        <w:pStyle w:val="BodyText"/>
      </w:pPr>
      <w:r w:rsidRPr="006D0E03">
        <w:t>Not applicable.</w:t>
      </w:r>
    </w:p>
    <w:p w14:paraId="625C4ADA" w14:textId="77777777" w:rsidR="00EA4EA1" w:rsidRPr="006D0E03" w:rsidRDefault="00EA4EA1" w:rsidP="00BD5221">
      <w:pPr>
        <w:pStyle w:val="BodyText"/>
      </w:pPr>
      <w:bookmarkStart w:id="242" w:name="OLE_LINK3"/>
      <w:bookmarkStart w:id="243" w:name="OLE_LINK4"/>
    </w:p>
    <w:p w14:paraId="612F79B6" w14:textId="3FBD5F08" w:rsidR="00522F40" w:rsidRPr="006D0E03" w:rsidRDefault="004541CC" w:rsidP="00EA3BCB">
      <w:pPr>
        <w:pStyle w:val="Heading1"/>
        <w:numPr>
          <w:ilvl w:val="0"/>
          <w:numId w:val="0"/>
        </w:numPr>
        <w:rPr>
          <w:noProof w:val="0"/>
        </w:rPr>
      </w:pPr>
      <w:bookmarkStart w:id="244" w:name="_Toc345074693"/>
      <w:bookmarkStart w:id="245" w:name="_Toc18414946"/>
      <w:bookmarkStart w:id="246" w:name="_Toc235097027"/>
      <w:bookmarkEnd w:id="242"/>
      <w:bookmarkEnd w:id="243"/>
      <w:r w:rsidRPr="006D0E03">
        <w:rPr>
          <w:noProof w:val="0"/>
        </w:rPr>
        <w:lastRenderedPageBreak/>
        <w:t>Name</w:t>
      </w:r>
      <w:r w:rsidR="00522F40" w:rsidRPr="006D0E03">
        <w:rPr>
          <w:noProof w:val="0"/>
        </w:rPr>
        <w:t>s</w:t>
      </w:r>
      <w:r w:rsidRPr="006D0E03">
        <w:rPr>
          <w:noProof w:val="0"/>
        </w:rPr>
        <w:t>pace Additions</w:t>
      </w:r>
      <w:bookmarkEnd w:id="244"/>
      <w:bookmarkEnd w:id="245"/>
      <w:r w:rsidR="00DE14E6" w:rsidRPr="006D0E03">
        <w:rPr>
          <w:noProof w:val="0"/>
        </w:rPr>
        <w:t xml:space="preserve"> for Volume 2</w:t>
      </w:r>
      <w:bookmarkEnd w:id="246"/>
    </w:p>
    <w:p w14:paraId="4D9115D7" w14:textId="081C1ABA" w:rsidR="004F2392" w:rsidRPr="006D0E03" w:rsidRDefault="004F2392" w:rsidP="00361548">
      <w:pPr>
        <w:pStyle w:val="BodyText"/>
      </w:pPr>
      <w:bookmarkStart w:id="247" w:name="OLE_LINK51"/>
      <w:bookmarkStart w:id="248" w:name="OLE_LINK52"/>
      <w:bookmarkStart w:id="249" w:name="OLE_LINK53"/>
      <w:bookmarkStart w:id="250" w:name="OLE_LINK54"/>
      <w:bookmarkStart w:id="251" w:name="OLE_LINK83"/>
      <w:r w:rsidRPr="006D0E03">
        <w:t xml:space="preserve">The </w:t>
      </w:r>
      <w:r w:rsidR="00F71B25" w:rsidRPr="006D0E03">
        <w:t>PCD</w:t>
      </w:r>
      <w:r w:rsidRPr="006D0E03">
        <w:t xml:space="preserve"> registry of OIDs is located at </w:t>
      </w:r>
      <w:hyperlink r:id="rId32" w:history="1">
        <w:r w:rsidR="009E48DE" w:rsidRPr="00BD5221">
          <w:rPr>
            <w:rStyle w:val="Hyperlink"/>
          </w:rPr>
          <w:t>PCD OID Management</w:t>
        </w:r>
      </w:hyperlink>
      <w:r w:rsidR="009E48DE" w:rsidRPr="006D0E03">
        <w:t>.</w:t>
      </w:r>
    </w:p>
    <w:bookmarkEnd w:id="247"/>
    <w:bookmarkEnd w:id="248"/>
    <w:p w14:paraId="1CF3B76E" w14:textId="73B5A22E" w:rsidR="00781E38" w:rsidRPr="006D0E03" w:rsidRDefault="009E10F2">
      <w:pPr>
        <w:pStyle w:val="BodyText"/>
      </w:pPr>
      <w:r w:rsidRPr="006D0E03">
        <w:t>Volume 2 a</w:t>
      </w:r>
      <w:r w:rsidR="001C26CB" w:rsidRPr="006D0E03">
        <w:t>dditions to the</w:t>
      </w:r>
      <w:r w:rsidR="00B32872" w:rsidRPr="006D0E03">
        <w:t xml:space="preserve"> </w:t>
      </w:r>
      <w:r w:rsidR="00B87E14" w:rsidRPr="006D0E03">
        <w:t>PCD</w:t>
      </w:r>
      <w:r w:rsidR="001C26CB" w:rsidRPr="006D0E03">
        <w:t xml:space="preserve"> OID Registry are:</w:t>
      </w:r>
      <w:r w:rsidR="00991B82" w:rsidRPr="006D0E03">
        <w:br/>
      </w:r>
    </w:p>
    <w:tbl>
      <w:tblPr>
        <w:tblStyle w:val="TableGrid"/>
        <w:tblW w:w="0" w:type="auto"/>
        <w:tblLook w:val="04A0" w:firstRow="1" w:lastRow="0" w:firstColumn="1" w:lastColumn="0" w:noHBand="0" w:noVBand="1"/>
      </w:tblPr>
      <w:tblGrid>
        <w:gridCol w:w="4775"/>
        <w:gridCol w:w="4575"/>
      </w:tblGrid>
      <w:tr w:rsidR="00781E38" w14:paraId="32E4285E" w14:textId="77777777" w:rsidTr="00BD5221">
        <w:tc>
          <w:tcPr>
            <w:tcW w:w="2695" w:type="dxa"/>
            <w:shd w:val="clear" w:color="auto" w:fill="D9D9D9" w:themeFill="background1" w:themeFillShade="D9"/>
          </w:tcPr>
          <w:p w14:paraId="52AF935F" w14:textId="5B7778A1" w:rsidR="00781E38" w:rsidRDefault="00781E38" w:rsidP="00BD5221">
            <w:pPr>
              <w:pStyle w:val="TableEntryHeader"/>
            </w:pPr>
            <w:r>
              <w:t>OID</w:t>
            </w:r>
          </w:p>
        </w:tc>
        <w:tc>
          <w:tcPr>
            <w:tcW w:w="6655" w:type="dxa"/>
            <w:shd w:val="clear" w:color="auto" w:fill="D9D9D9" w:themeFill="background1" w:themeFillShade="D9"/>
          </w:tcPr>
          <w:p w14:paraId="34B5860B" w14:textId="0683AF66" w:rsidR="00781E38" w:rsidRDefault="00781E38" w:rsidP="00BD5221">
            <w:pPr>
              <w:pStyle w:val="TableEntryHeader"/>
            </w:pPr>
            <w:r>
              <w:t>Refers To</w:t>
            </w:r>
          </w:p>
        </w:tc>
      </w:tr>
      <w:tr w:rsidR="00781E38" w14:paraId="771071FA" w14:textId="77777777" w:rsidTr="00BD5221">
        <w:tc>
          <w:tcPr>
            <w:tcW w:w="2695" w:type="dxa"/>
          </w:tcPr>
          <w:p w14:paraId="75ED65DA" w14:textId="6D273A95" w:rsidR="00781E38" w:rsidRDefault="001D503F" w:rsidP="00BD5221">
            <w:pPr>
              <w:pStyle w:val="TableEntry"/>
            </w:pPr>
            <w:commentRangeStart w:id="252"/>
            <w:ins w:id="253" w:author="Druckenmueller, Marc" w:date="2026-08-07T14:28:00Z" w16du:dateUtc="2026-08-07T12:28:00Z">
              <w:r w:rsidRPr="001D503F">
                <w:t>1.3.6.1.4.1.19376.1.6.4.53</w:t>
              </w:r>
            </w:ins>
            <w:commentRangeEnd w:id="252"/>
            <w:r w:rsidRPr="002B5424">
              <w:rPr>
                <w:rStyle w:val="CommentReference"/>
                <w:sz w:val="18"/>
                <w:szCs w:val="20"/>
              </w:rPr>
              <w:commentReference w:id="252"/>
            </w:r>
            <w:del w:id="254" w:author="Druckenmueller, Marc" w:date="2026-08-07T14:28:00Z" w16du:dateUtc="2026-08-07T12:28:00Z">
              <w:r w:rsidR="00781E38" w:rsidRPr="002B5424" w:rsidDel="001D503F">
                <w:delText>1.3.6.1.4.1.19376.1.6.1.53.1</w:delText>
              </w:r>
            </w:del>
          </w:p>
        </w:tc>
        <w:tc>
          <w:tcPr>
            <w:tcW w:w="6655" w:type="dxa"/>
          </w:tcPr>
          <w:p w14:paraId="2F6955E1" w14:textId="757821C2" w:rsidR="00781E38" w:rsidRDefault="00781E38" w:rsidP="00BD5221">
            <w:pPr>
              <w:pStyle w:val="TableEntry"/>
            </w:pPr>
            <w:r w:rsidRPr="00781E38">
              <w:t>Point-of-Care Monitored Communication – Request Heartbeat Response [DEV-53]</w:t>
            </w:r>
          </w:p>
        </w:tc>
      </w:tr>
    </w:tbl>
    <w:p w14:paraId="02EEC216" w14:textId="77777777" w:rsidR="00993FF5" w:rsidRPr="006D0E03" w:rsidRDefault="00993FF5">
      <w:pPr>
        <w:pStyle w:val="BodyText"/>
      </w:pPr>
    </w:p>
    <w:p w14:paraId="1C98774C" w14:textId="77777777" w:rsidR="00993FF5" w:rsidRPr="006D0E03" w:rsidRDefault="00993FF5" w:rsidP="00993FF5">
      <w:pPr>
        <w:pStyle w:val="PartTitle"/>
      </w:pPr>
      <w:bookmarkStart w:id="255" w:name="_Toc345074694"/>
      <w:bookmarkStart w:id="256" w:name="_Toc18414947"/>
      <w:bookmarkStart w:id="257" w:name="_Toc235097028"/>
      <w:bookmarkEnd w:id="249"/>
      <w:bookmarkEnd w:id="250"/>
      <w:bookmarkEnd w:id="251"/>
      <w:r w:rsidRPr="006D0E03">
        <w:lastRenderedPageBreak/>
        <w:t>Volume 3 – Content Modules</w:t>
      </w:r>
      <w:bookmarkEnd w:id="255"/>
      <w:bookmarkEnd w:id="256"/>
      <w:bookmarkEnd w:id="257"/>
    </w:p>
    <w:p w14:paraId="124201B7" w14:textId="2D424906" w:rsidR="00342A78" w:rsidRPr="006D0E03" w:rsidRDefault="00CD363A" w:rsidP="00CD363A">
      <w:pPr>
        <w:pStyle w:val="BodyText"/>
      </w:pPr>
      <w:bookmarkStart w:id="258" w:name="OLE_LINK57"/>
      <w:bookmarkStart w:id="259" w:name="OLE_LINK58"/>
      <w:r w:rsidRPr="006D0E03">
        <w:t>Not applicable.</w:t>
      </w:r>
    </w:p>
    <w:p w14:paraId="09489529" w14:textId="77777777" w:rsidR="00EA4EA1" w:rsidRPr="006D0E03" w:rsidRDefault="00EA4EA1" w:rsidP="00EA4EA1">
      <w:pPr>
        <w:pStyle w:val="BodyText"/>
      </w:pPr>
    </w:p>
    <w:p w14:paraId="2251ADBC" w14:textId="77777777" w:rsidR="00993FF5" w:rsidRPr="006D0E03" w:rsidRDefault="00D42ED8" w:rsidP="00993FF5">
      <w:pPr>
        <w:pStyle w:val="PartTitle"/>
      </w:pPr>
      <w:bookmarkStart w:id="260" w:name="_Toc345074737"/>
      <w:bookmarkStart w:id="261" w:name="_Toc18414981"/>
      <w:bookmarkStart w:id="262" w:name="_Toc235097029"/>
      <w:bookmarkEnd w:id="258"/>
      <w:bookmarkEnd w:id="259"/>
      <w:r w:rsidRPr="006D0E03">
        <w:lastRenderedPageBreak/>
        <w:t>V</w:t>
      </w:r>
      <w:r w:rsidR="00993FF5" w:rsidRPr="006D0E03">
        <w:t>olume 4 – National Extensions</w:t>
      </w:r>
      <w:bookmarkEnd w:id="260"/>
      <w:bookmarkEnd w:id="261"/>
      <w:bookmarkEnd w:id="262"/>
    </w:p>
    <w:p w14:paraId="3282D133" w14:textId="77777777" w:rsidR="00993FF5" w:rsidRPr="006D0E03" w:rsidRDefault="00993FF5" w:rsidP="00993FF5">
      <w:pPr>
        <w:pStyle w:val="EditorInstructions"/>
      </w:pPr>
      <w:r w:rsidRPr="006D0E03">
        <w:t xml:space="preserve">Add </w:t>
      </w:r>
      <w:r w:rsidR="003F0805" w:rsidRPr="006D0E03">
        <w:t xml:space="preserve">appropriate Country </w:t>
      </w:r>
      <w:r w:rsidRPr="006D0E03">
        <w:t xml:space="preserve">section </w:t>
      </w:r>
    </w:p>
    <w:p w14:paraId="13E13004" w14:textId="06998D35" w:rsidR="00CA4B27" w:rsidRPr="006D0E03" w:rsidRDefault="0034594B" w:rsidP="00CA4B27">
      <w:pPr>
        <w:pStyle w:val="BodyText"/>
      </w:pPr>
      <w:r w:rsidRPr="006D0E03">
        <w:t>Not applicable.</w:t>
      </w:r>
    </w:p>
    <w:p w14:paraId="47DC6821" w14:textId="724E2E40" w:rsidR="002F69C5" w:rsidRPr="006D0E03" w:rsidRDefault="002F69C5" w:rsidP="003036BB">
      <w:pPr>
        <w:pStyle w:val="BodyText"/>
      </w:pPr>
    </w:p>
    <w:sectPr w:rsidR="002F69C5" w:rsidRPr="006D0E03" w:rsidSect="00060817">
      <w:headerReference w:type="even" r:id="rId37"/>
      <w:headerReference w:type="default" r:id="rId38"/>
      <w:footerReference w:type="even" r:id="rId39"/>
      <w:footerReference w:type="default" r:id="rId40"/>
      <w:footerReference w:type="first" r:id="rId41"/>
      <w:pgSz w:w="12240" w:h="15840" w:code="1"/>
      <w:pgMar w:top="1440" w:right="1080" w:bottom="1440" w:left="1800" w:header="720" w:footer="720" w:gutter="0"/>
      <w:lnNumType w:countBy="5" w:restart="continuous"/>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2" w:author="Druckenmueller, Marc" w:date="2026-08-07T14:28:00Z" w:initials="MD">
    <w:p w14:paraId="2CB72E18" w14:textId="77777777" w:rsidR="001D503F" w:rsidRDefault="001D503F" w:rsidP="001D503F">
      <w:pPr>
        <w:pStyle w:val="CommentText"/>
      </w:pPr>
      <w:r>
        <w:rPr>
          <w:rStyle w:val="CommentReference"/>
        </w:rPr>
        <w:annotationRef/>
      </w:r>
      <w:r>
        <w:t>Update OID according to PCD registry.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B72E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709965" w16cex:dateUtc="2026-08-07T1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B72E18" w16cid:durableId="6E7099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6E0A" w14:textId="77777777" w:rsidR="00DD3BE1" w:rsidRDefault="00DD3BE1">
      <w:r>
        <w:separator/>
      </w:r>
    </w:p>
    <w:p w14:paraId="69A15EC1" w14:textId="77777777" w:rsidR="00DD3BE1" w:rsidRDefault="00DD3BE1"/>
  </w:endnote>
  <w:endnote w:type="continuationSeparator" w:id="0">
    <w:p w14:paraId="658BA992" w14:textId="77777777" w:rsidR="00DD3BE1" w:rsidRDefault="00DD3BE1">
      <w:r>
        <w:continuationSeparator/>
      </w:r>
    </w:p>
    <w:p w14:paraId="39F53A67" w14:textId="77777777" w:rsidR="00DD3BE1" w:rsidRDefault="00DD3BE1"/>
  </w:endnote>
  <w:endnote w:type="continuationNotice" w:id="1">
    <w:p w14:paraId="7B111ED3" w14:textId="77777777" w:rsidR="00DD3BE1" w:rsidRDefault="00DD3BE1">
      <w:pPr>
        <w:spacing w:before="0"/>
      </w:pPr>
    </w:p>
    <w:p w14:paraId="5AD88AC6" w14:textId="77777777" w:rsidR="00DD3BE1" w:rsidRDefault="00DD3B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l?r ??’c">
    <w:altName w:val="MS Gothic"/>
    <w:panose1 w:val="00000000000000000000"/>
    <w:charset w:val="80"/>
    <w:family w:val="modern"/>
    <w:notTrueType/>
    <w:pitch w:val="default"/>
    <w:sig w:usb0="00000001" w:usb1="08070000" w:usb2="00000010" w:usb3="00000000" w:csb0="00020000" w:csb1="00000000"/>
  </w:font>
  <w:font w:name="TimesNewRomanPSMT">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949A" w14:textId="77777777" w:rsidR="00A67137" w:rsidRDefault="00A671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9B59456" w14:textId="77777777" w:rsidR="00A67137" w:rsidRDefault="00A67137">
    <w:pPr>
      <w:pStyle w:val="Footer"/>
    </w:pPr>
  </w:p>
  <w:p w14:paraId="65BD90F4" w14:textId="77777777" w:rsidR="00A67137" w:rsidRDefault="00A671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F9BC" w14:textId="77777777" w:rsidR="00A67137" w:rsidRDefault="00A67137">
    <w:pPr>
      <w:pStyle w:val="Footer"/>
      <w:ind w:right="360"/>
    </w:pPr>
    <w:r>
      <w:t>___________________________________________________________________________</w:t>
    </w:r>
  </w:p>
  <w:p w14:paraId="0E257CB6" w14:textId="105CBE1D" w:rsidR="00A67137" w:rsidRDefault="00A67137" w:rsidP="00597DB2">
    <w:pPr>
      <w:pStyle w:val="Footer"/>
      <w:ind w:right="360"/>
      <w:rPr>
        <w:sz w:val="20"/>
      </w:rPr>
    </w:pPr>
    <w:bookmarkStart w:id="263" w:name="_Toc473170355"/>
    <w:r>
      <w:rPr>
        <w:sz w:val="20"/>
      </w:rPr>
      <w:t xml:space="preserve">Rev. </w:t>
    </w:r>
    <w:r w:rsidR="006914C5">
      <w:rPr>
        <w:sz w:val="20"/>
      </w:rPr>
      <w:t>1.</w:t>
    </w:r>
    <w:r w:rsidR="0078594C">
      <w:rPr>
        <w:sz w:val="20"/>
      </w:rPr>
      <w:t>0</w:t>
    </w:r>
    <w:r>
      <w:rPr>
        <w:sz w:val="20"/>
      </w:rPr>
      <w:t xml:space="preserve"> – </w:t>
    </w:r>
    <w:r w:rsidR="0078594C">
      <w:rPr>
        <w:sz w:val="20"/>
      </w:rPr>
      <w:t>2026</w:t>
    </w:r>
    <w:r>
      <w:rPr>
        <w:sz w:val="20"/>
      </w:rPr>
      <w:t>-</w:t>
    </w:r>
    <w:r w:rsidR="006D0E03">
      <w:rPr>
        <w:sz w:val="20"/>
      </w:rPr>
      <w:t>07-</w:t>
    </w:r>
    <w:r w:rsidR="0039203E">
      <w:rPr>
        <w:sz w:val="20"/>
      </w:rPr>
      <w:t>16</w:t>
    </w:r>
    <w:r>
      <w:rPr>
        <w:sz w:val="20"/>
      </w:rPr>
      <w:t xml:space="preserve"> </w:t>
    </w:r>
    <w:r>
      <w:rPr>
        <w:sz w:val="20"/>
      </w:rPr>
      <w:tab/>
    </w:r>
    <w:r w:rsidRPr="00597DB2">
      <w:rPr>
        <w:rStyle w:val="PageNumber"/>
        <w:sz w:val="20"/>
      </w:rPr>
      <w:fldChar w:fldCharType="begin"/>
    </w:r>
    <w:r w:rsidRPr="00597DB2">
      <w:rPr>
        <w:rStyle w:val="PageNumber"/>
        <w:sz w:val="20"/>
      </w:rPr>
      <w:instrText xml:space="preserve">PAGE  </w:instrText>
    </w:r>
    <w:r w:rsidRPr="00597DB2">
      <w:rPr>
        <w:rStyle w:val="PageNumber"/>
        <w:sz w:val="20"/>
      </w:rPr>
      <w:fldChar w:fldCharType="separate"/>
    </w:r>
    <w:r>
      <w:rPr>
        <w:rStyle w:val="PageNumber"/>
        <w:noProof/>
        <w:sz w:val="20"/>
      </w:rPr>
      <w:t>2</w:t>
    </w:r>
    <w:r w:rsidRPr="00597DB2">
      <w:rPr>
        <w:rStyle w:val="PageNumber"/>
        <w:sz w:val="20"/>
      </w:rPr>
      <w:fldChar w:fldCharType="end"/>
    </w:r>
    <w:r>
      <w:rPr>
        <w:sz w:val="20"/>
      </w:rPr>
      <w:tab/>
      <w:t xml:space="preserve">                       Copyright © </w:t>
    </w:r>
    <w:r w:rsidR="0078594C">
      <w:rPr>
        <w:sz w:val="20"/>
      </w:rPr>
      <w:t>2026</w:t>
    </w:r>
    <w:r>
      <w:rPr>
        <w:sz w:val="20"/>
      </w:rPr>
      <w:t>: IHE International, Inc.</w:t>
    </w:r>
    <w:bookmarkEnd w:id="263"/>
  </w:p>
  <w:p w14:paraId="75586491" w14:textId="6DB8785F" w:rsidR="00A67137" w:rsidRDefault="00A67137" w:rsidP="00F1030E">
    <w:pPr>
      <w:pStyle w:val="Footer"/>
    </w:pPr>
    <w:r>
      <w:rPr>
        <w:sz w:val="20"/>
      </w:rPr>
      <w:t xml:space="preserve">Template Rev. 10.6        </w:t>
    </w:r>
    <w:r w:rsidR="006D0E03">
      <w:rPr>
        <w:sz w:val="20"/>
      </w:rPr>
      <w:t xml:space="preserve">                 </w:t>
    </w:r>
    <w:r>
      <w:rPr>
        <w:sz w:val="20"/>
      </w:rPr>
      <w:t xml:space="preserve">                        </w:t>
    </w:r>
    <w:r w:rsidR="006D0E03" w:rsidRPr="00111762">
      <w:rPr>
        <w:b/>
        <w:bCs/>
        <w:color w:val="FF0000"/>
        <w:sz w:val="20"/>
      </w:rPr>
      <w:t>DO NOT</w:t>
    </w:r>
    <w:r w:rsidR="006D0E03" w:rsidRPr="00111762">
      <w:rPr>
        <w:color w:val="FF0000"/>
        <w:sz w:val="20"/>
      </w:rPr>
      <w:t xml:space="preserve"> IMPLEMENT PUBLIC COMMENT VERSIONS</w: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8F8B" w14:textId="068602E5" w:rsidR="00A67137" w:rsidRDefault="00A67137">
    <w:pPr>
      <w:pStyle w:val="Footer"/>
      <w:jc w:val="center"/>
    </w:pPr>
    <w:r>
      <w:rPr>
        <w:sz w:val="20"/>
      </w:rPr>
      <w:t xml:space="preserve">Copyright © </w:t>
    </w:r>
    <w:r w:rsidR="0036179F">
      <w:rPr>
        <w:sz w:val="20"/>
      </w:rPr>
      <w:t>2026</w:t>
    </w:r>
    <w:r>
      <w:rPr>
        <w:sz w:val="20"/>
      </w:rPr>
      <w:t>: IHE International,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2F961" w14:textId="77777777" w:rsidR="00DD3BE1" w:rsidRDefault="00DD3BE1">
      <w:r>
        <w:separator/>
      </w:r>
    </w:p>
    <w:p w14:paraId="3515E4AB" w14:textId="77777777" w:rsidR="00DD3BE1" w:rsidRDefault="00DD3BE1"/>
  </w:footnote>
  <w:footnote w:type="continuationSeparator" w:id="0">
    <w:p w14:paraId="1DA37636" w14:textId="77777777" w:rsidR="00DD3BE1" w:rsidRDefault="00DD3BE1">
      <w:r>
        <w:continuationSeparator/>
      </w:r>
    </w:p>
    <w:p w14:paraId="22FAB60F" w14:textId="77777777" w:rsidR="00DD3BE1" w:rsidRDefault="00DD3BE1"/>
  </w:footnote>
  <w:footnote w:type="continuationNotice" w:id="1">
    <w:p w14:paraId="01F797CE" w14:textId="77777777" w:rsidR="00DD3BE1" w:rsidRDefault="00DD3BE1">
      <w:pPr>
        <w:spacing w:before="0"/>
      </w:pPr>
    </w:p>
    <w:p w14:paraId="12877C27" w14:textId="77777777" w:rsidR="00DD3BE1" w:rsidRDefault="00DD3B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A6E7" w14:textId="77777777" w:rsidR="00A67137" w:rsidRDefault="00A67137">
    <w:pPr>
      <w:pStyle w:val="Header"/>
    </w:pPr>
  </w:p>
  <w:p w14:paraId="6E74F91C" w14:textId="77777777" w:rsidR="00A67137" w:rsidRDefault="00A671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DD77" w14:textId="74ECA5FA" w:rsidR="00A67137" w:rsidRDefault="00A67137">
    <w:pPr>
      <w:pStyle w:val="Header"/>
    </w:pPr>
    <w:r>
      <w:t xml:space="preserve">IHE </w:t>
    </w:r>
    <w:r w:rsidR="00CD5F85" w:rsidRPr="00CD5F85">
      <w:t>Device</w:t>
    </w:r>
    <w:r w:rsidR="00B942C9">
      <w:t>s</w:t>
    </w:r>
    <w:r>
      <w:t xml:space="preserve"> Technical Framework Supplement – </w:t>
    </w:r>
    <w:r w:rsidR="00F14497">
      <w:t>Point-of-Care Monitored Communication</w:t>
    </w:r>
    <w:r>
      <w:t xml:space="preserve"> (</w:t>
    </w:r>
    <w:r w:rsidR="006E69F8">
      <w:t>PCMC</w:t>
    </w:r>
    <w:r>
      <w:t>)</w:t>
    </w:r>
  </w:p>
  <w:p w14:paraId="5E0ED4C7" w14:textId="77777777" w:rsidR="00A67137" w:rsidRDefault="00A67137">
    <w:pPr>
      <w:pStyle w:val="Header"/>
    </w:pPr>
    <w:r>
      <w:t>______________________________________________________________________________</w:t>
    </w:r>
  </w:p>
  <w:p w14:paraId="193EE3C9" w14:textId="77777777" w:rsidR="00A67137" w:rsidRDefault="00A671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65E9032"/>
    <w:lvl w:ilvl="0">
      <w:start w:val="1"/>
      <w:numFmt w:val="decimal"/>
      <w:pStyle w:val="ListNumber2"/>
      <w:lvlText w:val="%1."/>
      <w:lvlJc w:val="left"/>
      <w:pPr>
        <w:tabs>
          <w:tab w:val="num" w:pos="720"/>
        </w:tabs>
        <w:ind w:left="720" w:hanging="360"/>
      </w:pPr>
      <w:rPr>
        <w:rFonts w:hint="default"/>
        <w:i w:val="0"/>
        <w:iCs/>
      </w:rPr>
    </w:lvl>
  </w:abstractNum>
  <w:abstractNum w:abstractNumId="4" w15:restartNumberingAfterBreak="0">
    <w:nsid w:val="FFFFFF80"/>
    <w:multiLevelType w:val="singleLevel"/>
    <w:tmpl w:val="423C5FC2"/>
    <w:lvl w:ilvl="0">
      <w:start w:val="1"/>
      <w:numFmt w:val="bullet"/>
      <w:pStyle w:val="ListBullet5"/>
      <w:lvlText w:val="o"/>
      <w:lvlJc w:val="left"/>
      <w:pPr>
        <w:ind w:left="1800" w:hanging="360"/>
      </w:pPr>
      <w:rPr>
        <w:rFonts w:ascii="Courier New" w:hAnsi="Courier New" w:cs="Courier New" w:hint="default"/>
      </w:rPr>
    </w:lvl>
  </w:abstractNum>
  <w:abstractNum w:abstractNumId="5" w15:restartNumberingAfterBreak="0">
    <w:nsid w:val="FFFFFF81"/>
    <w:multiLevelType w:val="singleLevel"/>
    <w:tmpl w:val="E0CC93AC"/>
    <w:lvl w:ilvl="0">
      <w:start w:val="1"/>
      <w:numFmt w:val="bullet"/>
      <w:pStyle w:val="ListBullet4"/>
      <w:lvlText w:val=""/>
      <w:lvlJc w:val="left"/>
      <w:pPr>
        <w:ind w:left="1440" w:hanging="360"/>
      </w:pPr>
      <w:rPr>
        <w:rFonts w:ascii="Wingdings" w:hAnsi="Wingdings" w:hint="default"/>
      </w:rPr>
    </w:lvl>
  </w:abstractNum>
  <w:abstractNum w:abstractNumId="6" w15:restartNumberingAfterBreak="0">
    <w:nsid w:val="FFFFFF82"/>
    <w:multiLevelType w:val="singleLevel"/>
    <w:tmpl w:val="EB165018"/>
    <w:lvl w:ilvl="0">
      <w:start w:val="1"/>
      <w:numFmt w:val="bullet"/>
      <w:pStyle w:val="ListBullet3"/>
      <w:lvlText w:val="o"/>
      <w:lvlJc w:val="left"/>
      <w:pPr>
        <w:ind w:left="1080" w:hanging="360"/>
      </w:pPr>
      <w:rPr>
        <w:rFonts w:ascii="Courier New" w:hAnsi="Courier New" w:cs="Courier New" w:hint="default"/>
      </w:rPr>
    </w:lvl>
  </w:abstractNum>
  <w:abstractNum w:abstractNumId="7" w15:restartNumberingAfterBreak="0">
    <w:nsid w:val="FFFFFF83"/>
    <w:multiLevelType w:val="singleLevel"/>
    <w:tmpl w:val="A58EB556"/>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C00EF"/>
    <w:multiLevelType w:val="multilevel"/>
    <w:tmpl w:val="21AC3F1C"/>
    <w:lvl w:ilvl="0">
      <w:start w:val="6"/>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6051FB6"/>
    <w:multiLevelType w:val="hybridMultilevel"/>
    <w:tmpl w:val="A5B2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FF6C1A"/>
    <w:multiLevelType w:val="hybridMultilevel"/>
    <w:tmpl w:val="B9F0A2D8"/>
    <w:lvl w:ilvl="0" w:tplc="D0E0B32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C1275F"/>
    <w:multiLevelType w:val="hybridMultilevel"/>
    <w:tmpl w:val="4FE6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9119F4"/>
    <w:multiLevelType w:val="hybridMultilevel"/>
    <w:tmpl w:val="977C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5816C8"/>
    <w:multiLevelType w:val="hybridMultilevel"/>
    <w:tmpl w:val="724A2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BA018C"/>
    <w:multiLevelType w:val="hybridMultilevel"/>
    <w:tmpl w:val="1BFA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666F84"/>
    <w:multiLevelType w:val="hybridMultilevel"/>
    <w:tmpl w:val="ECD2C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217CAB"/>
    <w:multiLevelType w:val="hybridMultilevel"/>
    <w:tmpl w:val="05FE2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F35D99"/>
    <w:multiLevelType w:val="hybridMultilevel"/>
    <w:tmpl w:val="F1783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690EB6"/>
    <w:multiLevelType w:val="multilevel"/>
    <w:tmpl w:val="2F9E211A"/>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B07959"/>
    <w:multiLevelType w:val="hybridMultilevel"/>
    <w:tmpl w:val="2248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220E59"/>
    <w:multiLevelType w:val="hybridMultilevel"/>
    <w:tmpl w:val="215C4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722A12"/>
    <w:multiLevelType w:val="multilevel"/>
    <w:tmpl w:val="41108548"/>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BC3A55"/>
    <w:multiLevelType w:val="multilevel"/>
    <w:tmpl w:val="7B943E18"/>
    <w:numStyleLink w:val="Constraints"/>
  </w:abstractNum>
  <w:abstractNum w:abstractNumId="25" w15:restartNumberingAfterBreak="0">
    <w:nsid w:val="48314EB6"/>
    <w:multiLevelType w:val="multilevel"/>
    <w:tmpl w:val="AFF0F5DA"/>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B025E5F"/>
    <w:multiLevelType w:val="multilevel"/>
    <w:tmpl w:val="7B943E18"/>
    <w:numStyleLink w:val="Constraints"/>
  </w:abstractNum>
  <w:abstractNum w:abstractNumId="27" w15:restartNumberingAfterBreak="0">
    <w:nsid w:val="4FF41BFD"/>
    <w:multiLevelType w:val="hybridMultilevel"/>
    <w:tmpl w:val="E6862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C67BD8"/>
    <w:multiLevelType w:val="multilevel"/>
    <w:tmpl w:val="6472FA4A"/>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9" w15:restartNumberingAfterBreak="0">
    <w:nsid w:val="51073AF9"/>
    <w:multiLevelType w:val="hybridMultilevel"/>
    <w:tmpl w:val="1EFC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A38F9"/>
    <w:multiLevelType w:val="multilevel"/>
    <w:tmpl w:val="CB24BB2E"/>
    <w:lvl w:ilvl="0">
      <w:start w:val="1"/>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5828D3"/>
    <w:multiLevelType w:val="multilevel"/>
    <w:tmpl w:val="06EA82C8"/>
    <w:lvl w:ilvl="0">
      <w:start w:val="1"/>
      <w:numFmt w:val="upperLetter"/>
      <w:lvlText w:val="Appendix %1 "/>
      <w:lvlJc w:val="left"/>
      <w:pPr>
        <w:ind w:left="360" w:hanging="36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1"/>
      <w:lvlJc w:val="left"/>
      <w:pPr>
        <w:tabs>
          <w:tab w:val="num" w:pos="900"/>
        </w:tabs>
        <w:ind w:left="900" w:hanging="90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endixHeading3"/>
      <w:lvlText w:val="%1.%2.%3:  "/>
      <w:lvlJc w:val="left"/>
      <w:pPr>
        <w:tabs>
          <w:tab w:val="num" w:pos="1080"/>
        </w:tabs>
        <w:ind w:left="1080" w:hanging="10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DB061EF"/>
    <w:multiLevelType w:val="hybridMultilevel"/>
    <w:tmpl w:val="93268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7F4CD1"/>
    <w:multiLevelType w:val="multilevel"/>
    <w:tmpl w:val="7B943E1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4" w15:restartNumberingAfterBreak="0">
    <w:nsid w:val="616A62BE"/>
    <w:multiLevelType w:val="multilevel"/>
    <w:tmpl w:val="7BC81314"/>
    <w:lvl w:ilvl="0">
      <w:start w:val="9"/>
      <w:numFmt w:val="decimal"/>
      <w:pStyle w:val="Heading1"/>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2150EC1"/>
    <w:multiLevelType w:val="multilevel"/>
    <w:tmpl w:val="E61C7C0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A1C7D80"/>
    <w:multiLevelType w:val="multilevel"/>
    <w:tmpl w:val="FBCEC8BC"/>
    <w:lvl w:ilvl="0">
      <w:start w:val="1"/>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D98218B"/>
    <w:multiLevelType w:val="hybridMultilevel"/>
    <w:tmpl w:val="F1142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C32810"/>
    <w:multiLevelType w:val="multilevel"/>
    <w:tmpl w:val="5EA2C478"/>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C006240"/>
    <w:multiLevelType w:val="multilevel"/>
    <w:tmpl w:val="7B943E18"/>
    <w:styleLink w:val="Constraints"/>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16cid:durableId="1568497640">
    <w:abstractNumId w:val="9"/>
  </w:num>
  <w:num w:numId="2" w16cid:durableId="1476724025">
    <w:abstractNumId w:val="7"/>
  </w:num>
  <w:num w:numId="3" w16cid:durableId="748814895">
    <w:abstractNumId w:val="6"/>
  </w:num>
  <w:num w:numId="4" w16cid:durableId="521357523">
    <w:abstractNumId w:val="8"/>
  </w:num>
  <w:num w:numId="5" w16cid:durableId="1716658756">
    <w:abstractNumId w:val="3"/>
  </w:num>
  <w:num w:numId="6" w16cid:durableId="586430055">
    <w:abstractNumId w:val="2"/>
  </w:num>
  <w:num w:numId="7" w16cid:durableId="754938738">
    <w:abstractNumId w:val="1"/>
  </w:num>
  <w:num w:numId="8" w16cid:durableId="1179075701">
    <w:abstractNumId w:val="0"/>
  </w:num>
  <w:num w:numId="9" w16cid:durableId="1942225937">
    <w:abstractNumId w:val="5"/>
  </w:num>
  <w:num w:numId="10" w16cid:durableId="29306272">
    <w:abstractNumId w:val="4"/>
  </w:num>
  <w:num w:numId="11" w16cid:durableId="387530344">
    <w:abstractNumId w:val="39"/>
  </w:num>
  <w:num w:numId="12" w16cid:durableId="1124690420">
    <w:abstractNumId w:val="26"/>
  </w:num>
  <w:num w:numId="13" w16cid:durableId="52430724">
    <w:abstractNumId w:val="24"/>
    <w:lvlOverride w:ilvl="0">
      <w:lvl w:ilvl="0">
        <w:start w:val="1"/>
        <w:numFmt w:val="decimal"/>
        <w:lvlText w:val="%1."/>
        <w:lvlJc w:val="left"/>
        <w:pPr>
          <w:tabs>
            <w:tab w:val="num" w:pos="1080"/>
          </w:tabs>
          <w:ind w:left="1080" w:hanging="360"/>
        </w:pPr>
        <w:rPr>
          <w:rFonts w:hint="default"/>
        </w:rPr>
      </w:lvl>
    </w:lvlOverride>
    <w:lvlOverride w:ilvl="1">
      <w:lvl w:ilvl="1">
        <w:start w:val="1"/>
        <w:numFmt w:val="lowerLetter"/>
        <w:lvlText w:val="%2."/>
        <w:lvlJc w:val="left"/>
        <w:pPr>
          <w:tabs>
            <w:tab w:val="num" w:pos="1800"/>
          </w:tabs>
          <w:ind w:left="1800" w:hanging="360"/>
        </w:pPr>
        <w:rPr>
          <w:rFonts w:hint="default"/>
        </w:rPr>
      </w:lvl>
    </w:lvlOverride>
    <w:lvlOverride w:ilvl="2">
      <w:lvl w:ilvl="2">
        <w:start w:val="1"/>
        <w:numFmt w:val="lowerRoman"/>
        <w:lvlText w:val="%3."/>
        <w:lvlJc w:val="left"/>
        <w:pPr>
          <w:tabs>
            <w:tab w:val="num" w:pos="2520"/>
          </w:tabs>
          <w:ind w:left="2520" w:hanging="360"/>
        </w:pPr>
        <w:rPr>
          <w:rFonts w:hint="default"/>
        </w:rPr>
      </w:lvl>
    </w:lvlOverride>
    <w:lvlOverride w:ilvl="3">
      <w:lvl w:ilvl="3">
        <w:start w:val="1"/>
        <w:numFmt w:val="decimal"/>
        <w:lvlText w:val="%4."/>
        <w:lvlJc w:val="left"/>
        <w:pPr>
          <w:tabs>
            <w:tab w:val="num" w:pos="3284"/>
          </w:tabs>
          <w:ind w:left="3284" w:hanging="360"/>
        </w:pPr>
        <w:rPr>
          <w:rFonts w:hint="default"/>
        </w:rPr>
      </w:lvl>
    </w:lvlOverride>
    <w:lvlOverride w:ilvl="4">
      <w:lvl w:ilvl="4">
        <w:start w:val="1"/>
        <w:numFmt w:val="lowerLetter"/>
        <w:lvlText w:val="%5."/>
        <w:lvlJc w:val="left"/>
        <w:pPr>
          <w:tabs>
            <w:tab w:val="num" w:pos="3960"/>
          </w:tabs>
          <w:ind w:left="3960" w:hanging="360"/>
        </w:pPr>
        <w:rPr>
          <w:rFonts w:hint="default"/>
        </w:rPr>
      </w:lvl>
    </w:lvlOverride>
    <w:lvlOverride w:ilvl="5">
      <w:lvl w:ilvl="5">
        <w:start w:val="1"/>
        <w:numFmt w:val="lowerRoman"/>
        <w:lvlText w:val="%6."/>
        <w:lvlJc w:val="left"/>
        <w:pPr>
          <w:tabs>
            <w:tab w:val="num" w:pos="4680"/>
          </w:tabs>
          <w:ind w:left="4680" w:hanging="360"/>
        </w:pPr>
        <w:rPr>
          <w:rFonts w:hint="default"/>
        </w:rPr>
      </w:lvl>
    </w:lvlOverride>
    <w:lvlOverride w:ilvl="6">
      <w:lvl w:ilvl="6">
        <w:start w:val="1"/>
        <w:numFmt w:val="decimal"/>
        <w:lvlText w:val="%7."/>
        <w:lvlJc w:val="left"/>
        <w:pPr>
          <w:tabs>
            <w:tab w:val="num" w:pos="4680"/>
          </w:tabs>
          <w:ind w:left="4680" w:hanging="360"/>
        </w:pPr>
        <w:rPr>
          <w:rFonts w:hint="default"/>
        </w:rPr>
      </w:lvl>
    </w:lvlOverride>
    <w:lvlOverride w:ilvl="7">
      <w:lvl w:ilvl="7">
        <w:start w:val="1"/>
        <w:numFmt w:val="decimal"/>
        <w:lvlText w:val="%8."/>
        <w:lvlJc w:val="left"/>
        <w:pPr>
          <w:tabs>
            <w:tab w:val="num" w:pos="5400"/>
          </w:tabs>
          <w:ind w:left="5400" w:hanging="360"/>
        </w:pPr>
        <w:rPr>
          <w:rFonts w:hint="default"/>
        </w:rPr>
      </w:lvl>
    </w:lvlOverride>
    <w:lvlOverride w:ilvl="8">
      <w:lvl w:ilvl="8">
        <w:start w:val="1"/>
        <w:numFmt w:val="decimal"/>
        <w:lvlText w:val="%9."/>
        <w:lvlJc w:val="left"/>
        <w:pPr>
          <w:tabs>
            <w:tab w:val="num" w:pos="6120"/>
          </w:tabs>
          <w:ind w:left="6120" w:hanging="360"/>
        </w:pPr>
        <w:rPr>
          <w:rFonts w:hint="default"/>
        </w:rPr>
      </w:lvl>
    </w:lvlOverride>
  </w:num>
  <w:num w:numId="14" w16cid:durableId="1335231025">
    <w:abstractNumId w:val="28"/>
  </w:num>
  <w:num w:numId="15" w16cid:durableId="191463275">
    <w:abstractNumId w:val="33"/>
  </w:num>
  <w:num w:numId="16" w16cid:durableId="1211847313">
    <w:abstractNumId w:val="34"/>
  </w:num>
  <w:num w:numId="17" w16cid:durableId="2101640684">
    <w:abstractNumId w:val="31"/>
  </w:num>
  <w:num w:numId="18" w16cid:durableId="2048682412">
    <w:abstractNumId w:val="31"/>
  </w:num>
  <w:num w:numId="19" w16cid:durableId="125512176">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19900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3887869">
    <w:abstractNumId w:val="31"/>
  </w:num>
  <w:num w:numId="22" w16cid:durableId="692077807">
    <w:abstractNumId w:val="31"/>
  </w:num>
  <w:num w:numId="23" w16cid:durableId="381753122">
    <w:abstractNumId w:val="34"/>
    <w:lvlOverride w:ilvl="0">
      <w:startOverride w:val="100"/>
    </w:lvlOverride>
    <w:lvlOverride w:ilvl="1">
      <w:startOverride w:val="100"/>
    </w:lvlOverride>
    <w:lvlOverride w:ilvl="2">
      <w:startOverride w:val="1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46374714">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73461806">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1"/>
    </w:lvlOverride>
    <w:lvlOverride w:ilvl="6">
      <w:startOverride w:val="1"/>
    </w:lvlOverride>
    <w:lvlOverride w:ilvl="7">
      <w:startOverride w:val="1"/>
    </w:lvlOverride>
    <w:lvlOverride w:ilvl="8">
      <w:startOverride w:val="1"/>
    </w:lvlOverride>
  </w:num>
  <w:num w:numId="26" w16cid:durableId="566188492">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1"/>
    </w:lvlOverride>
    <w:lvlOverride w:ilvl="7">
      <w:startOverride w:val="1"/>
    </w:lvlOverride>
    <w:lvlOverride w:ilvl="8">
      <w:startOverride w:val="1"/>
    </w:lvlOverride>
  </w:num>
  <w:num w:numId="27" w16cid:durableId="1494447438">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99"/>
    </w:lvlOverride>
    <w:lvlOverride w:ilvl="7">
      <w:startOverride w:val="1"/>
    </w:lvlOverride>
    <w:lvlOverride w:ilvl="8">
      <w:startOverride w:val="1"/>
    </w:lvlOverride>
  </w:num>
  <w:num w:numId="28" w16cid:durableId="1651445026">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1"/>
    </w:lvlOverride>
  </w:num>
  <w:num w:numId="29" w16cid:durableId="643703094">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30" w16cid:durableId="1539508249">
    <w:abstractNumId w:val="29"/>
  </w:num>
  <w:num w:numId="31" w16cid:durableId="267080584">
    <w:abstractNumId w:val="10"/>
  </w:num>
  <w:num w:numId="32" w16cid:durableId="513999335">
    <w:abstractNumId w:val="34"/>
  </w:num>
  <w:num w:numId="33" w16cid:durableId="1092890971">
    <w:abstractNumId w:val="34"/>
  </w:num>
  <w:num w:numId="34" w16cid:durableId="133563894">
    <w:abstractNumId w:val="34"/>
  </w:num>
  <w:num w:numId="35" w16cid:durableId="1850409571">
    <w:abstractNumId w:val="34"/>
  </w:num>
  <w:num w:numId="36" w16cid:durableId="1525051452">
    <w:abstractNumId w:val="22"/>
  </w:num>
  <w:num w:numId="37" w16cid:durableId="150297637">
    <w:abstractNumId w:val="32"/>
  </w:num>
  <w:num w:numId="38" w16cid:durableId="1884975219">
    <w:abstractNumId w:val="34"/>
  </w:num>
  <w:num w:numId="39" w16cid:durableId="1442531848">
    <w:abstractNumId w:val="34"/>
  </w:num>
  <w:num w:numId="40" w16cid:durableId="987126134">
    <w:abstractNumId w:val="21"/>
  </w:num>
  <w:num w:numId="41" w16cid:durableId="748695654">
    <w:abstractNumId w:val="34"/>
  </w:num>
  <w:num w:numId="42" w16cid:durableId="824857671">
    <w:abstractNumId w:val="34"/>
  </w:num>
  <w:num w:numId="43" w16cid:durableId="1459058950">
    <w:abstractNumId w:val="34"/>
  </w:num>
  <w:num w:numId="44" w16cid:durableId="2112964471">
    <w:abstractNumId w:val="34"/>
  </w:num>
  <w:num w:numId="45" w16cid:durableId="4677697">
    <w:abstractNumId w:val="34"/>
  </w:num>
  <w:num w:numId="46" w16cid:durableId="781387679">
    <w:abstractNumId w:val="34"/>
  </w:num>
  <w:num w:numId="47" w16cid:durableId="2044209132">
    <w:abstractNumId w:val="34"/>
  </w:num>
  <w:num w:numId="48" w16cid:durableId="1092167302">
    <w:abstractNumId w:val="34"/>
  </w:num>
  <w:num w:numId="49" w16cid:durableId="351615973">
    <w:abstractNumId w:val="12"/>
  </w:num>
  <w:num w:numId="50" w16cid:durableId="1582522031">
    <w:abstractNumId w:val="34"/>
  </w:num>
  <w:num w:numId="51" w16cid:durableId="2093157176">
    <w:abstractNumId w:val="25"/>
  </w:num>
  <w:num w:numId="52" w16cid:durableId="683944296">
    <w:abstractNumId w:val="34"/>
  </w:num>
  <w:num w:numId="53" w16cid:durableId="813911597">
    <w:abstractNumId w:val="34"/>
  </w:num>
  <w:num w:numId="54" w16cid:durableId="15359263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2"/>
    </w:lvlOverride>
    <w:lvlOverride w:ilvl="6">
      <w:startOverride w:val="1"/>
    </w:lvlOverride>
    <w:lvlOverride w:ilvl="7">
      <w:startOverride w:val="1"/>
    </w:lvlOverride>
    <w:lvlOverride w:ilvl="8">
      <w:startOverride w:val="1"/>
    </w:lvlOverride>
  </w:num>
  <w:num w:numId="55" w16cid:durableId="260531262">
    <w:abstractNumId w:val="36"/>
  </w:num>
  <w:num w:numId="56" w16cid:durableId="1289699026">
    <w:abstractNumId w:val="30"/>
  </w:num>
  <w:num w:numId="57" w16cid:durableId="68895160">
    <w:abstractNumId w:val="34"/>
  </w:num>
  <w:num w:numId="58" w16cid:durableId="133647157">
    <w:abstractNumId w:val="34"/>
  </w:num>
  <w:num w:numId="59" w16cid:durableId="703477823">
    <w:abstractNumId w:val="35"/>
  </w:num>
  <w:num w:numId="60" w16cid:durableId="908922826">
    <w:abstractNumId w:val="20"/>
  </w:num>
  <w:num w:numId="61" w16cid:durableId="349307187">
    <w:abstractNumId w:val="34"/>
    <w:lvlOverride w:ilvl="0">
      <w:startOverride w:val="1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98179239">
    <w:abstractNumId w:val="23"/>
  </w:num>
  <w:num w:numId="63" w16cid:durableId="563414106">
    <w:abstractNumId w:val="38"/>
  </w:num>
  <w:num w:numId="64" w16cid:durableId="1309552123">
    <w:abstractNumId w:val="3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91123579">
    <w:abstractNumId w:val="34"/>
  </w:num>
  <w:num w:numId="66" w16cid:durableId="864053616">
    <w:abstractNumId w:val="34"/>
  </w:num>
  <w:num w:numId="67" w16cid:durableId="1213034271">
    <w:abstractNumId w:val="34"/>
  </w:num>
  <w:num w:numId="68" w16cid:durableId="210506225">
    <w:abstractNumId w:val="34"/>
  </w:num>
  <w:num w:numId="69" w16cid:durableId="1725911796">
    <w:abstractNumId w:val="18"/>
  </w:num>
  <w:num w:numId="70" w16cid:durableId="1478691587">
    <w:abstractNumId w:val="15"/>
  </w:num>
  <w:num w:numId="71" w16cid:durableId="1751123591">
    <w:abstractNumId w:val="27"/>
  </w:num>
  <w:num w:numId="72" w16cid:durableId="1031419854">
    <w:abstractNumId w:val="14"/>
  </w:num>
  <w:num w:numId="73" w16cid:durableId="1077702496">
    <w:abstractNumId w:val="13"/>
  </w:num>
  <w:num w:numId="74" w16cid:durableId="53630554">
    <w:abstractNumId w:val="16"/>
  </w:num>
  <w:num w:numId="75" w16cid:durableId="181867633">
    <w:abstractNumId w:val="37"/>
  </w:num>
  <w:num w:numId="76" w16cid:durableId="1878276076">
    <w:abstractNumId w:val="11"/>
  </w:num>
  <w:num w:numId="77" w16cid:durableId="345644133">
    <w:abstractNumId w:val="19"/>
  </w:num>
  <w:num w:numId="78" w16cid:durableId="2114394524">
    <w:abstractNumId w:val="17"/>
  </w:num>
  <w:num w:numId="79" w16cid:durableId="317998575">
    <w:abstractNumId w:val="3"/>
    <w:lvlOverride w:ilvl="0">
      <w:startOverride w:val="1"/>
    </w:lvlOverride>
  </w:num>
  <w:numIdMacAtCleanup w:val="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uckenmueller, Marc">
    <w15:presenceInfo w15:providerId="AD" w15:userId="S::marc.druckenmueller@philips.com::821bfe2a-0df8-4931-9eb7-645df23f93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US" w:vendorID="64" w:dllVersion="5" w:nlCheck="1" w:checkStyle="1"/>
  <w:activeWritingStyle w:appName="MSWord" w:lang="en-US" w:vendorID="64" w:dllVersion="6" w:nlCheck="1" w:checkStyle="0"/>
  <w:activeWritingStyle w:appName="MSWord" w:lang="fr-FR" w:vendorID="64" w:dllVersion="6" w:nlCheck="1" w:checkStyle="1"/>
  <w:activeWritingStyle w:appName="MSWord" w:lang="es-ES" w:vendorID="64" w:dllVersion="6" w:nlCheck="1" w:checkStyle="1"/>
  <w:activeWritingStyle w:appName="MSWord" w:lang="fr-CA" w:vendorID="64" w:dllVersion="6" w:nlCheck="1" w:checkStyle="1"/>
  <w:activeWritingStyle w:appName="MSWord" w:lang="en-CA" w:vendorID="64" w:dllVersion="6" w:nlCheck="1" w:checkStyle="1"/>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en-US" w:vendorID="64" w:dllVersion="4096" w:nlCheck="1" w:checkStyle="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7C8"/>
    <w:rsid w:val="00000A02"/>
    <w:rsid w:val="000020DF"/>
    <w:rsid w:val="000030DD"/>
    <w:rsid w:val="00004850"/>
    <w:rsid w:val="000074CA"/>
    <w:rsid w:val="0000783E"/>
    <w:rsid w:val="000121FB"/>
    <w:rsid w:val="000125FF"/>
    <w:rsid w:val="000136D1"/>
    <w:rsid w:val="0001441B"/>
    <w:rsid w:val="000156E2"/>
    <w:rsid w:val="00016892"/>
    <w:rsid w:val="00017C8D"/>
    <w:rsid w:val="00017E09"/>
    <w:rsid w:val="00020137"/>
    <w:rsid w:val="0002144F"/>
    <w:rsid w:val="00022D1C"/>
    <w:rsid w:val="00023744"/>
    <w:rsid w:val="00023D76"/>
    <w:rsid w:val="000243FF"/>
    <w:rsid w:val="00024BCD"/>
    <w:rsid w:val="0002537A"/>
    <w:rsid w:val="00026242"/>
    <w:rsid w:val="00026CE1"/>
    <w:rsid w:val="00027416"/>
    <w:rsid w:val="0003058D"/>
    <w:rsid w:val="000307B5"/>
    <w:rsid w:val="00031D5A"/>
    <w:rsid w:val="000338D7"/>
    <w:rsid w:val="00033A5F"/>
    <w:rsid w:val="00036347"/>
    <w:rsid w:val="0003720A"/>
    <w:rsid w:val="000400F8"/>
    <w:rsid w:val="00040737"/>
    <w:rsid w:val="00040B61"/>
    <w:rsid w:val="00040CAA"/>
    <w:rsid w:val="00040DC0"/>
    <w:rsid w:val="0004144C"/>
    <w:rsid w:val="00041B6B"/>
    <w:rsid w:val="00042738"/>
    <w:rsid w:val="000433FB"/>
    <w:rsid w:val="00043CF3"/>
    <w:rsid w:val="0004468C"/>
    <w:rsid w:val="0004602F"/>
    <w:rsid w:val="0004663A"/>
    <w:rsid w:val="00046E88"/>
    <w:rsid w:val="000470A5"/>
    <w:rsid w:val="00050B91"/>
    <w:rsid w:val="000514E1"/>
    <w:rsid w:val="0005545F"/>
    <w:rsid w:val="0005577A"/>
    <w:rsid w:val="000565F6"/>
    <w:rsid w:val="00056668"/>
    <w:rsid w:val="00056BC7"/>
    <w:rsid w:val="000575CD"/>
    <w:rsid w:val="00060817"/>
    <w:rsid w:val="00060D78"/>
    <w:rsid w:val="00061FE5"/>
    <w:rsid w:val="000622EE"/>
    <w:rsid w:val="00063709"/>
    <w:rsid w:val="00064797"/>
    <w:rsid w:val="00064FF2"/>
    <w:rsid w:val="00070847"/>
    <w:rsid w:val="000717A7"/>
    <w:rsid w:val="000721E6"/>
    <w:rsid w:val="00072A31"/>
    <w:rsid w:val="00073F6D"/>
    <w:rsid w:val="0007417F"/>
    <w:rsid w:val="0007552F"/>
    <w:rsid w:val="00075DB8"/>
    <w:rsid w:val="00077134"/>
    <w:rsid w:val="00077324"/>
    <w:rsid w:val="00077DF6"/>
    <w:rsid w:val="00077EA0"/>
    <w:rsid w:val="000803B9"/>
    <w:rsid w:val="000807AC"/>
    <w:rsid w:val="00082F2B"/>
    <w:rsid w:val="00083B47"/>
    <w:rsid w:val="0008416E"/>
    <w:rsid w:val="00087187"/>
    <w:rsid w:val="00091128"/>
    <w:rsid w:val="0009342D"/>
    <w:rsid w:val="00093B0B"/>
    <w:rsid w:val="00094061"/>
    <w:rsid w:val="0009472F"/>
    <w:rsid w:val="00096374"/>
    <w:rsid w:val="000963C6"/>
    <w:rsid w:val="00096AB1"/>
    <w:rsid w:val="000A2E21"/>
    <w:rsid w:val="000A53C9"/>
    <w:rsid w:val="000A5C31"/>
    <w:rsid w:val="000A726D"/>
    <w:rsid w:val="000B0F6A"/>
    <w:rsid w:val="000B1D86"/>
    <w:rsid w:val="000B30FF"/>
    <w:rsid w:val="000B3BD4"/>
    <w:rsid w:val="000B3F51"/>
    <w:rsid w:val="000B48E2"/>
    <w:rsid w:val="000B5E06"/>
    <w:rsid w:val="000B699D"/>
    <w:rsid w:val="000B6DB5"/>
    <w:rsid w:val="000C2E06"/>
    <w:rsid w:val="000C3556"/>
    <w:rsid w:val="000C374E"/>
    <w:rsid w:val="000C3BC7"/>
    <w:rsid w:val="000C43F6"/>
    <w:rsid w:val="000C4670"/>
    <w:rsid w:val="000C5467"/>
    <w:rsid w:val="000C764F"/>
    <w:rsid w:val="000C7B09"/>
    <w:rsid w:val="000D2487"/>
    <w:rsid w:val="000D6321"/>
    <w:rsid w:val="000D6F01"/>
    <w:rsid w:val="000D711C"/>
    <w:rsid w:val="000D7924"/>
    <w:rsid w:val="000D7D70"/>
    <w:rsid w:val="000E2D0C"/>
    <w:rsid w:val="000E4EE9"/>
    <w:rsid w:val="000E5F2F"/>
    <w:rsid w:val="000E70CC"/>
    <w:rsid w:val="000F13F5"/>
    <w:rsid w:val="000F35A6"/>
    <w:rsid w:val="000F3995"/>
    <w:rsid w:val="000F45CD"/>
    <w:rsid w:val="000F613A"/>
    <w:rsid w:val="000F6D26"/>
    <w:rsid w:val="0010037A"/>
    <w:rsid w:val="00100E2D"/>
    <w:rsid w:val="00104BE6"/>
    <w:rsid w:val="001055CB"/>
    <w:rsid w:val="00110097"/>
    <w:rsid w:val="0011062E"/>
    <w:rsid w:val="0011127D"/>
    <w:rsid w:val="001115F5"/>
    <w:rsid w:val="00111762"/>
    <w:rsid w:val="00111CBC"/>
    <w:rsid w:val="001121F3"/>
    <w:rsid w:val="001134EB"/>
    <w:rsid w:val="00113CF7"/>
    <w:rsid w:val="00114040"/>
    <w:rsid w:val="00114068"/>
    <w:rsid w:val="001145B0"/>
    <w:rsid w:val="00115142"/>
    <w:rsid w:val="00115A0F"/>
    <w:rsid w:val="00115B79"/>
    <w:rsid w:val="001166F9"/>
    <w:rsid w:val="0011710E"/>
    <w:rsid w:val="0011737E"/>
    <w:rsid w:val="00117512"/>
    <w:rsid w:val="00117DD7"/>
    <w:rsid w:val="001214AF"/>
    <w:rsid w:val="00121855"/>
    <w:rsid w:val="00122B66"/>
    <w:rsid w:val="00123FD5"/>
    <w:rsid w:val="0012438B"/>
    <w:rsid w:val="001253AA"/>
    <w:rsid w:val="00125F42"/>
    <w:rsid w:val="001263B9"/>
    <w:rsid w:val="00126A38"/>
    <w:rsid w:val="00126BFF"/>
    <w:rsid w:val="001315B7"/>
    <w:rsid w:val="00133BE6"/>
    <w:rsid w:val="001357FA"/>
    <w:rsid w:val="00137AF1"/>
    <w:rsid w:val="00137EF1"/>
    <w:rsid w:val="0014275F"/>
    <w:rsid w:val="00142FE5"/>
    <w:rsid w:val="001439BB"/>
    <w:rsid w:val="00144F18"/>
    <w:rsid w:val="001453CC"/>
    <w:rsid w:val="00145A52"/>
    <w:rsid w:val="00145C76"/>
    <w:rsid w:val="00147A61"/>
    <w:rsid w:val="00147E27"/>
    <w:rsid w:val="00147F29"/>
    <w:rsid w:val="00150B3C"/>
    <w:rsid w:val="0015145A"/>
    <w:rsid w:val="00151E50"/>
    <w:rsid w:val="00153D61"/>
    <w:rsid w:val="0015489F"/>
    <w:rsid w:val="00154B7B"/>
    <w:rsid w:val="001558DD"/>
    <w:rsid w:val="0015607D"/>
    <w:rsid w:val="00156676"/>
    <w:rsid w:val="00156A28"/>
    <w:rsid w:val="00156BD5"/>
    <w:rsid w:val="00156E92"/>
    <w:rsid w:val="0015752B"/>
    <w:rsid w:val="001579E7"/>
    <w:rsid w:val="00160539"/>
    <w:rsid w:val="001606A7"/>
    <w:rsid w:val="001622E4"/>
    <w:rsid w:val="0016253D"/>
    <w:rsid w:val="001631A5"/>
    <w:rsid w:val="00163639"/>
    <w:rsid w:val="00165538"/>
    <w:rsid w:val="0016666C"/>
    <w:rsid w:val="001676D4"/>
    <w:rsid w:val="00167B95"/>
    <w:rsid w:val="00167DB7"/>
    <w:rsid w:val="00170ED0"/>
    <w:rsid w:val="00173EB2"/>
    <w:rsid w:val="00176813"/>
    <w:rsid w:val="0017698E"/>
    <w:rsid w:val="00177190"/>
    <w:rsid w:val="001773B3"/>
    <w:rsid w:val="00182CC5"/>
    <w:rsid w:val="00184E40"/>
    <w:rsid w:val="00185525"/>
    <w:rsid w:val="00186DAB"/>
    <w:rsid w:val="00187B4F"/>
    <w:rsid w:val="00187E92"/>
    <w:rsid w:val="0019125E"/>
    <w:rsid w:val="00191A01"/>
    <w:rsid w:val="001922C0"/>
    <w:rsid w:val="00193030"/>
    <w:rsid w:val="00193C7B"/>
    <w:rsid w:val="001946F4"/>
    <w:rsid w:val="00195136"/>
    <w:rsid w:val="00195213"/>
    <w:rsid w:val="001A2306"/>
    <w:rsid w:val="001A3A14"/>
    <w:rsid w:val="001A7247"/>
    <w:rsid w:val="001A7C4C"/>
    <w:rsid w:val="001B0A30"/>
    <w:rsid w:val="001B1422"/>
    <w:rsid w:val="001B2B50"/>
    <w:rsid w:val="001B463C"/>
    <w:rsid w:val="001B6471"/>
    <w:rsid w:val="001B649E"/>
    <w:rsid w:val="001C0328"/>
    <w:rsid w:val="001C26CB"/>
    <w:rsid w:val="001C38C0"/>
    <w:rsid w:val="001D0E6D"/>
    <w:rsid w:val="001D1619"/>
    <w:rsid w:val="001D36E7"/>
    <w:rsid w:val="001D3A40"/>
    <w:rsid w:val="001D503F"/>
    <w:rsid w:val="001D640F"/>
    <w:rsid w:val="001D6BB3"/>
    <w:rsid w:val="001D6E36"/>
    <w:rsid w:val="001D70DF"/>
    <w:rsid w:val="001E077D"/>
    <w:rsid w:val="001E0DD5"/>
    <w:rsid w:val="001E1F95"/>
    <w:rsid w:val="001E206E"/>
    <w:rsid w:val="001E4188"/>
    <w:rsid w:val="001E4D35"/>
    <w:rsid w:val="001E615F"/>
    <w:rsid w:val="001E62C3"/>
    <w:rsid w:val="001E63B9"/>
    <w:rsid w:val="001E6533"/>
    <w:rsid w:val="001E765F"/>
    <w:rsid w:val="001F0E7F"/>
    <w:rsid w:val="001F0FB8"/>
    <w:rsid w:val="001F2CF8"/>
    <w:rsid w:val="001F3450"/>
    <w:rsid w:val="001F5DF4"/>
    <w:rsid w:val="001F6560"/>
    <w:rsid w:val="001F6755"/>
    <w:rsid w:val="001F68C9"/>
    <w:rsid w:val="001F787E"/>
    <w:rsid w:val="001F7A35"/>
    <w:rsid w:val="001F7D18"/>
    <w:rsid w:val="00200EC5"/>
    <w:rsid w:val="002018D7"/>
    <w:rsid w:val="00201B04"/>
    <w:rsid w:val="00202AC6"/>
    <w:rsid w:val="0020398D"/>
    <w:rsid w:val="002040DD"/>
    <w:rsid w:val="0020453A"/>
    <w:rsid w:val="00205CDE"/>
    <w:rsid w:val="00207571"/>
    <w:rsid w:val="00207816"/>
    <w:rsid w:val="00207868"/>
    <w:rsid w:val="00207C5F"/>
    <w:rsid w:val="00210376"/>
    <w:rsid w:val="0021137C"/>
    <w:rsid w:val="00211CE3"/>
    <w:rsid w:val="002134A6"/>
    <w:rsid w:val="00214132"/>
    <w:rsid w:val="002173E6"/>
    <w:rsid w:val="00217EDC"/>
    <w:rsid w:val="002200F2"/>
    <w:rsid w:val="00221AC2"/>
    <w:rsid w:val="0022261E"/>
    <w:rsid w:val="00222CF4"/>
    <w:rsid w:val="0022352C"/>
    <w:rsid w:val="00224F7F"/>
    <w:rsid w:val="00225423"/>
    <w:rsid w:val="00225502"/>
    <w:rsid w:val="002301C8"/>
    <w:rsid w:val="002322FF"/>
    <w:rsid w:val="002324EB"/>
    <w:rsid w:val="00234BE4"/>
    <w:rsid w:val="002358BB"/>
    <w:rsid w:val="0023730A"/>
    <w:rsid w:val="0023732B"/>
    <w:rsid w:val="002374F1"/>
    <w:rsid w:val="00237EC5"/>
    <w:rsid w:val="0024039C"/>
    <w:rsid w:val="00240702"/>
    <w:rsid w:val="0024101B"/>
    <w:rsid w:val="0024118D"/>
    <w:rsid w:val="0024197A"/>
    <w:rsid w:val="00244024"/>
    <w:rsid w:val="0024640E"/>
    <w:rsid w:val="00250A37"/>
    <w:rsid w:val="00251212"/>
    <w:rsid w:val="00254716"/>
    <w:rsid w:val="00254807"/>
    <w:rsid w:val="00254EC4"/>
    <w:rsid w:val="00255462"/>
    <w:rsid w:val="00255821"/>
    <w:rsid w:val="00256665"/>
    <w:rsid w:val="00257033"/>
    <w:rsid w:val="00260403"/>
    <w:rsid w:val="00260BD9"/>
    <w:rsid w:val="00262B91"/>
    <w:rsid w:val="00263383"/>
    <w:rsid w:val="002637D3"/>
    <w:rsid w:val="00264175"/>
    <w:rsid w:val="00264CB3"/>
    <w:rsid w:val="00265988"/>
    <w:rsid w:val="00266451"/>
    <w:rsid w:val="00266D25"/>
    <w:rsid w:val="002670D2"/>
    <w:rsid w:val="00267D91"/>
    <w:rsid w:val="00270EBB"/>
    <w:rsid w:val="002711CC"/>
    <w:rsid w:val="00272440"/>
    <w:rsid w:val="002756A6"/>
    <w:rsid w:val="00277298"/>
    <w:rsid w:val="00280D10"/>
    <w:rsid w:val="00281197"/>
    <w:rsid w:val="00284561"/>
    <w:rsid w:val="00284736"/>
    <w:rsid w:val="00286433"/>
    <w:rsid w:val="002869E8"/>
    <w:rsid w:val="0029037A"/>
    <w:rsid w:val="00291725"/>
    <w:rsid w:val="00292096"/>
    <w:rsid w:val="00293CF1"/>
    <w:rsid w:val="002A27CE"/>
    <w:rsid w:val="002A368F"/>
    <w:rsid w:val="002A3B10"/>
    <w:rsid w:val="002A4C2E"/>
    <w:rsid w:val="002A717D"/>
    <w:rsid w:val="002A7DD1"/>
    <w:rsid w:val="002B1325"/>
    <w:rsid w:val="002B2D54"/>
    <w:rsid w:val="002B328C"/>
    <w:rsid w:val="002B39E4"/>
    <w:rsid w:val="002B45DF"/>
    <w:rsid w:val="002B4844"/>
    <w:rsid w:val="002B6808"/>
    <w:rsid w:val="002B6FCF"/>
    <w:rsid w:val="002B7A70"/>
    <w:rsid w:val="002C0728"/>
    <w:rsid w:val="002C0B04"/>
    <w:rsid w:val="002C1B6E"/>
    <w:rsid w:val="002C27E4"/>
    <w:rsid w:val="002C30B9"/>
    <w:rsid w:val="002C3930"/>
    <w:rsid w:val="002C3ED2"/>
    <w:rsid w:val="002C42A2"/>
    <w:rsid w:val="002C5D62"/>
    <w:rsid w:val="002C7A2F"/>
    <w:rsid w:val="002D1C56"/>
    <w:rsid w:val="002D2282"/>
    <w:rsid w:val="002D2469"/>
    <w:rsid w:val="002D31E2"/>
    <w:rsid w:val="002D5B69"/>
    <w:rsid w:val="002D6725"/>
    <w:rsid w:val="002E1F92"/>
    <w:rsid w:val="002E39AB"/>
    <w:rsid w:val="002E401E"/>
    <w:rsid w:val="002E4045"/>
    <w:rsid w:val="002E4175"/>
    <w:rsid w:val="002E4526"/>
    <w:rsid w:val="002E48E5"/>
    <w:rsid w:val="002E4F76"/>
    <w:rsid w:val="002E6BC0"/>
    <w:rsid w:val="002E6F49"/>
    <w:rsid w:val="002E736D"/>
    <w:rsid w:val="002E738D"/>
    <w:rsid w:val="002F051F"/>
    <w:rsid w:val="002F076A"/>
    <w:rsid w:val="002F09F5"/>
    <w:rsid w:val="002F0AE0"/>
    <w:rsid w:val="002F2EF3"/>
    <w:rsid w:val="002F2FC2"/>
    <w:rsid w:val="002F3F7A"/>
    <w:rsid w:val="002F5014"/>
    <w:rsid w:val="002F524B"/>
    <w:rsid w:val="002F680D"/>
    <w:rsid w:val="002F69C5"/>
    <w:rsid w:val="002F6F31"/>
    <w:rsid w:val="0030034B"/>
    <w:rsid w:val="00300B8F"/>
    <w:rsid w:val="003032CC"/>
    <w:rsid w:val="00303658"/>
    <w:rsid w:val="003036BB"/>
    <w:rsid w:val="00303D61"/>
    <w:rsid w:val="00303E20"/>
    <w:rsid w:val="00304A03"/>
    <w:rsid w:val="003070A1"/>
    <w:rsid w:val="00307F09"/>
    <w:rsid w:val="003103E4"/>
    <w:rsid w:val="00310CF4"/>
    <w:rsid w:val="00313A95"/>
    <w:rsid w:val="00315072"/>
    <w:rsid w:val="00315CD2"/>
    <w:rsid w:val="00316247"/>
    <w:rsid w:val="0032060B"/>
    <w:rsid w:val="003216FD"/>
    <w:rsid w:val="00323461"/>
    <w:rsid w:val="00324B64"/>
    <w:rsid w:val="00325079"/>
    <w:rsid w:val="00325866"/>
    <w:rsid w:val="0032600B"/>
    <w:rsid w:val="00327501"/>
    <w:rsid w:val="00330038"/>
    <w:rsid w:val="00331378"/>
    <w:rsid w:val="003330A1"/>
    <w:rsid w:val="00334518"/>
    <w:rsid w:val="00335554"/>
    <w:rsid w:val="003375BB"/>
    <w:rsid w:val="00337D65"/>
    <w:rsid w:val="00340176"/>
    <w:rsid w:val="00340692"/>
    <w:rsid w:val="0034181C"/>
    <w:rsid w:val="0034271B"/>
    <w:rsid w:val="00342A78"/>
    <w:rsid w:val="003432DC"/>
    <w:rsid w:val="00343A17"/>
    <w:rsid w:val="0034594B"/>
    <w:rsid w:val="00346314"/>
    <w:rsid w:val="00346707"/>
    <w:rsid w:val="00346BB8"/>
    <w:rsid w:val="00346EF1"/>
    <w:rsid w:val="003476C9"/>
    <w:rsid w:val="003519BF"/>
    <w:rsid w:val="00352784"/>
    <w:rsid w:val="003551C0"/>
    <w:rsid w:val="00356177"/>
    <w:rsid w:val="0035699D"/>
    <w:rsid w:val="00356B1F"/>
    <w:rsid w:val="00357391"/>
    <w:rsid w:val="003577C8"/>
    <w:rsid w:val="003579DA"/>
    <w:rsid w:val="003601D3"/>
    <w:rsid w:val="003602DC"/>
    <w:rsid w:val="00360B0F"/>
    <w:rsid w:val="00361548"/>
    <w:rsid w:val="0036179F"/>
    <w:rsid w:val="00361F12"/>
    <w:rsid w:val="00363069"/>
    <w:rsid w:val="00364B0B"/>
    <w:rsid w:val="00364E56"/>
    <w:rsid w:val="003651D9"/>
    <w:rsid w:val="0036574C"/>
    <w:rsid w:val="00365DD0"/>
    <w:rsid w:val="00366604"/>
    <w:rsid w:val="0036778A"/>
    <w:rsid w:val="00370426"/>
    <w:rsid w:val="00370B52"/>
    <w:rsid w:val="00370CC8"/>
    <w:rsid w:val="00371AC0"/>
    <w:rsid w:val="00374B3E"/>
    <w:rsid w:val="00374F39"/>
    <w:rsid w:val="00375ACA"/>
    <w:rsid w:val="00376070"/>
    <w:rsid w:val="00377DBD"/>
    <w:rsid w:val="0038183A"/>
    <w:rsid w:val="00383F93"/>
    <w:rsid w:val="00383FC8"/>
    <w:rsid w:val="0038429E"/>
    <w:rsid w:val="0038470A"/>
    <w:rsid w:val="00384D0D"/>
    <w:rsid w:val="00384DC8"/>
    <w:rsid w:val="00390629"/>
    <w:rsid w:val="00390764"/>
    <w:rsid w:val="00390F59"/>
    <w:rsid w:val="0039203E"/>
    <w:rsid w:val="003921A0"/>
    <w:rsid w:val="00394FE6"/>
    <w:rsid w:val="0039609E"/>
    <w:rsid w:val="0039726B"/>
    <w:rsid w:val="0039757A"/>
    <w:rsid w:val="00397D69"/>
    <w:rsid w:val="003A04CF"/>
    <w:rsid w:val="003A09FE"/>
    <w:rsid w:val="003A1BF8"/>
    <w:rsid w:val="003A3CBF"/>
    <w:rsid w:val="003A4080"/>
    <w:rsid w:val="003A472B"/>
    <w:rsid w:val="003A545A"/>
    <w:rsid w:val="003A60B7"/>
    <w:rsid w:val="003A6863"/>
    <w:rsid w:val="003A6D1F"/>
    <w:rsid w:val="003A7BF6"/>
    <w:rsid w:val="003A7F71"/>
    <w:rsid w:val="003B2A2B"/>
    <w:rsid w:val="003B3236"/>
    <w:rsid w:val="003B40CC"/>
    <w:rsid w:val="003B4216"/>
    <w:rsid w:val="003B49A9"/>
    <w:rsid w:val="003B5DE4"/>
    <w:rsid w:val="003B70A2"/>
    <w:rsid w:val="003B7860"/>
    <w:rsid w:val="003B7A4B"/>
    <w:rsid w:val="003C1AE5"/>
    <w:rsid w:val="003C1CAD"/>
    <w:rsid w:val="003C27D3"/>
    <w:rsid w:val="003C308F"/>
    <w:rsid w:val="003C3FFB"/>
    <w:rsid w:val="003C5529"/>
    <w:rsid w:val="003C58F9"/>
    <w:rsid w:val="003C79D2"/>
    <w:rsid w:val="003D0677"/>
    <w:rsid w:val="003D075A"/>
    <w:rsid w:val="003D1654"/>
    <w:rsid w:val="003D19E0"/>
    <w:rsid w:val="003D24EE"/>
    <w:rsid w:val="003D2FD2"/>
    <w:rsid w:val="003D5A68"/>
    <w:rsid w:val="003D67AC"/>
    <w:rsid w:val="003D78F5"/>
    <w:rsid w:val="003E1F15"/>
    <w:rsid w:val="003E2B22"/>
    <w:rsid w:val="003E3F4A"/>
    <w:rsid w:val="003E46DB"/>
    <w:rsid w:val="003E4CE7"/>
    <w:rsid w:val="003E5C68"/>
    <w:rsid w:val="003E6422"/>
    <w:rsid w:val="003F05DE"/>
    <w:rsid w:val="003F0805"/>
    <w:rsid w:val="003F132E"/>
    <w:rsid w:val="003F252B"/>
    <w:rsid w:val="003F36C1"/>
    <w:rsid w:val="003F3E4A"/>
    <w:rsid w:val="003F601F"/>
    <w:rsid w:val="003F7141"/>
    <w:rsid w:val="00400147"/>
    <w:rsid w:val="00400DFD"/>
    <w:rsid w:val="0040327B"/>
    <w:rsid w:val="00403D94"/>
    <w:rsid w:val="00404215"/>
    <w:rsid w:val="00404568"/>
    <w:rsid w:val="004046B6"/>
    <w:rsid w:val="00404E7E"/>
    <w:rsid w:val="004070FB"/>
    <w:rsid w:val="00410D6B"/>
    <w:rsid w:val="00411CF4"/>
    <w:rsid w:val="00411E1F"/>
    <w:rsid w:val="00412649"/>
    <w:rsid w:val="0041304C"/>
    <w:rsid w:val="004130AE"/>
    <w:rsid w:val="00414E50"/>
    <w:rsid w:val="00415432"/>
    <w:rsid w:val="00417A70"/>
    <w:rsid w:val="00420656"/>
    <w:rsid w:val="00420D63"/>
    <w:rsid w:val="004214C4"/>
    <w:rsid w:val="00421534"/>
    <w:rsid w:val="00421CA7"/>
    <w:rsid w:val="004225C9"/>
    <w:rsid w:val="00424B7C"/>
    <w:rsid w:val="00425450"/>
    <w:rsid w:val="00426686"/>
    <w:rsid w:val="00427E04"/>
    <w:rsid w:val="0043129F"/>
    <w:rsid w:val="00431F02"/>
    <w:rsid w:val="00432657"/>
    <w:rsid w:val="0043514A"/>
    <w:rsid w:val="00436599"/>
    <w:rsid w:val="00436C74"/>
    <w:rsid w:val="00437CE7"/>
    <w:rsid w:val="004424C6"/>
    <w:rsid w:val="004429FA"/>
    <w:rsid w:val="00442C32"/>
    <w:rsid w:val="0044310A"/>
    <w:rsid w:val="00444100"/>
    <w:rsid w:val="004442BC"/>
    <w:rsid w:val="00444CFC"/>
    <w:rsid w:val="00445D2F"/>
    <w:rsid w:val="00447451"/>
    <w:rsid w:val="00452E89"/>
    <w:rsid w:val="004541CC"/>
    <w:rsid w:val="00455461"/>
    <w:rsid w:val="00457DDC"/>
    <w:rsid w:val="0046193D"/>
    <w:rsid w:val="00461A12"/>
    <w:rsid w:val="00462ADA"/>
    <w:rsid w:val="00462AEF"/>
    <w:rsid w:val="00462C66"/>
    <w:rsid w:val="00464543"/>
    <w:rsid w:val="00464A05"/>
    <w:rsid w:val="004651FC"/>
    <w:rsid w:val="00466694"/>
    <w:rsid w:val="0046784B"/>
    <w:rsid w:val="00472402"/>
    <w:rsid w:val="00474824"/>
    <w:rsid w:val="00476C0C"/>
    <w:rsid w:val="00477C87"/>
    <w:rsid w:val="004809A3"/>
    <w:rsid w:val="004818E8"/>
    <w:rsid w:val="00481B30"/>
    <w:rsid w:val="00481F47"/>
    <w:rsid w:val="00482D96"/>
    <w:rsid w:val="00482DC2"/>
    <w:rsid w:val="004845CA"/>
    <w:rsid w:val="004845CE"/>
    <w:rsid w:val="00484E2A"/>
    <w:rsid w:val="004853DE"/>
    <w:rsid w:val="00486553"/>
    <w:rsid w:val="00490C1F"/>
    <w:rsid w:val="00491892"/>
    <w:rsid w:val="004922FF"/>
    <w:rsid w:val="00492F27"/>
    <w:rsid w:val="00496309"/>
    <w:rsid w:val="00496E30"/>
    <w:rsid w:val="004979F9"/>
    <w:rsid w:val="00497B6A"/>
    <w:rsid w:val="004A049C"/>
    <w:rsid w:val="004A1210"/>
    <w:rsid w:val="004A3740"/>
    <w:rsid w:val="004A435E"/>
    <w:rsid w:val="004A4AAA"/>
    <w:rsid w:val="004A5C82"/>
    <w:rsid w:val="004A6CA4"/>
    <w:rsid w:val="004A71D5"/>
    <w:rsid w:val="004A7D5B"/>
    <w:rsid w:val="004A7E19"/>
    <w:rsid w:val="004B1B85"/>
    <w:rsid w:val="004B34D7"/>
    <w:rsid w:val="004B387F"/>
    <w:rsid w:val="004B4863"/>
    <w:rsid w:val="004B4EF3"/>
    <w:rsid w:val="004B576F"/>
    <w:rsid w:val="004B65A3"/>
    <w:rsid w:val="004B7094"/>
    <w:rsid w:val="004B7A89"/>
    <w:rsid w:val="004C10B4"/>
    <w:rsid w:val="004C2A19"/>
    <w:rsid w:val="004C47B7"/>
    <w:rsid w:val="004C53D3"/>
    <w:rsid w:val="004C5F16"/>
    <w:rsid w:val="004C6570"/>
    <w:rsid w:val="004D00B5"/>
    <w:rsid w:val="004D0D30"/>
    <w:rsid w:val="004D110C"/>
    <w:rsid w:val="004D2320"/>
    <w:rsid w:val="004D68CC"/>
    <w:rsid w:val="004D69C3"/>
    <w:rsid w:val="004D6C45"/>
    <w:rsid w:val="004D704B"/>
    <w:rsid w:val="004E1C4D"/>
    <w:rsid w:val="004E2685"/>
    <w:rsid w:val="004E3347"/>
    <w:rsid w:val="004E3A26"/>
    <w:rsid w:val="004E4025"/>
    <w:rsid w:val="004E4172"/>
    <w:rsid w:val="004E531A"/>
    <w:rsid w:val="004E7759"/>
    <w:rsid w:val="004F140A"/>
    <w:rsid w:val="004F1713"/>
    <w:rsid w:val="004F2392"/>
    <w:rsid w:val="004F25B1"/>
    <w:rsid w:val="004F32A1"/>
    <w:rsid w:val="004F3554"/>
    <w:rsid w:val="004F4914"/>
    <w:rsid w:val="004F5211"/>
    <w:rsid w:val="004F6A52"/>
    <w:rsid w:val="004F75CA"/>
    <w:rsid w:val="004F7C05"/>
    <w:rsid w:val="00501250"/>
    <w:rsid w:val="00501C4D"/>
    <w:rsid w:val="00503AE1"/>
    <w:rsid w:val="00504C89"/>
    <w:rsid w:val="0050674C"/>
    <w:rsid w:val="00506C22"/>
    <w:rsid w:val="00510062"/>
    <w:rsid w:val="005127F2"/>
    <w:rsid w:val="00512F29"/>
    <w:rsid w:val="00513057"/>
    <w:rsid w:val="005147A5"/>
    <w:rsid w:val="0051621A"/>
    <w:rsid w:val="00516A9B"/>
    <w:rsid w:val="00516D6D"/>
    <w:rsid w:val="00517533"/>
    <w:rsid w:val="0052146F"/>
    <w:rsid w:val="00521D2C"/>
    <w:rsid w:val="00522681"/>
    <w:rsid w:val="00522F40"/>
    <w:rsid w:val="0052321F"/>
    <w:rsid w:val="00523C5F"/>
    <w:rsid w:val="00525314"/>
    <w:rsid w:val="00525ECA"/>
    <w:rsid w:val="00526BA4"/>
    <w:rsid w:val="00526BF0"/>
    <w:rsid w:val="00530A11"/>
    <w:rsid w:val="0053142C"/>
    <w:rsid w:val="00532908"/>
    <w:rsid w:val="005332C5"/>
    <w:rsid w:val="005339EE"/>
    <w:rsid w:val="00533CBD"/>
    <w:rsid w:val="00534540"/>
    <w:rsid w:val="005360E4"/>
    <w:rsid w:val="00537673"/>
    <w:rsid w:val="005410F9"/>
    <w:rsid w:val="005416D9"/>
    <w:rsid w:val="00541B8A"/>
    <w:rsid w:val="00542CDE"/>
    <w:rsid w:val="00542F2D"/>
    <w:rsid w:val="00543FFB"/>
    <w:rsid w:val="0054524C"/>
    <w:rsid w:val="00545548"/>
    <w:rsid w:val="00547C57"/>
    <w:rsid w:val="00550A7C"/>
    <w:rsid w:val="00550D9D"/>
    <w:rsid w:val="00551EBC"/>
    <w:rsid w:val="00552FEC"/>
    <w:rsid w:val="00555E9F"/>
    <w:rsid w:val="00556474"/>
    <w:rsid w:val="005569E9"/>
    <w:rsid w:val="00556E6C"/>
    <w:rsid w:val="005616EA"/>
    <w:rsid w:val="0056422D"/>
    <w:rsid w:val="0056671F"/>
    <w:rsid w:val="00567263"/>
    <w:rsid w:val="005672A9"/>
    <w:rsid w:val="005705D2"/>
    <w:rsid w:val="00570B52"/>
    <w:rsid w:val="00572031"/>
    <w:rsid w:val="00572E5A"/>
    <w:rsid w:val="00573102"/>
    <w:rsid w:val="00573971"/>
    <w:rsid w:val="005779A1"/>
    <w:rsid w:val="00577AB2"/>
    <w:rsid w:val="005800DB"/>
    <w:rsid w:val="00581165"/>
    <w:rsid w:val="00581829"/>
    <w:rsid w:val="005838BE"/>
    <w:rsid w:val="00585264"/>
    <w:rsid w:val="00585A4B"/>
    <w:rsid w:val="00585DA2"/>
    <w:rsid w:val="005869D7"/>
    <w:rsid w:val="00586AAF"/>
    <w:rsid w:val="0058752C"/>
    <w:rsid w:val="005876E3"/>
    <w:rsid w:val="005906FE"/>
    <w:rsid w:val="005921AE"/>
    <w:rsid w:val="00593F45"/>
    <w:rsid w:val="005942AE"/>
    <w:rsid w:val="00594882"/>
    <w:rsid w:val="00595980"/>
    <w:rsid w:val="005974F8"/>
    <w:rsid w:val="0059781E"/>
    <w:rsid w:val="00597DB2"/>
    <w:rsid w:val="005A175A"/>
    <w:rsid w:val="005A478B"/>
    <w:rsid w:val="005A5FA9"/>
    <w:rsid w:val="005A6B0C"/>
    <w:rsid w:val="005B12AE"/>
    <w:rsid w:val="005B4395"/>
    <w:rsid w:val="005B5325"/>
    <w:rsid w:val="005B5C92"/>
    <w:rsid w:val="005B5D47"/>
    <w:rsid w:val="005B66B8"/>
    <w:rsid w:val="005B6E91"/>
    <w:rsid w:val="005B72F3"/>
    <w:rsid w:val="005B7BFB"/>
    <w:rsid w:val="005C47C3"/>
    <w:rsid w:val="005C4F8E"/>
    <w:rsid w:val="005C50BF"/>
    <w:rsid w:val="005C5E28"/>
    <w:rsid w:val="005C6762"/>
    <w:rsid w:val="005C6B66"/>
    <w:rsid w:val="005C6BB7"/>
    <w:rsid w:val="005C6D47"/>
    <w:rsid w:val="005D1B54"/>
    <w:rsid w:val="005D1F91"/>
    <w:rsid w:val="005D25AA"/>
    <w:rsid w:val="005D3A7D"/>
    <w:rsid w:val="005D43E1"/>
    <w:rsid w:val="005D6104"/>
    <w:rsid w:val="005D6176"/>
    <w:rsid w:val="005D6777"/>
    <w:rsid w:val="005E21DE"/>
    <w:rsid w:val="005E59A8"/>
    <w:rsid w:val="005E64EB"/>
    <w:rsid w:val="005E7069"/>
    <w:rsid w:val="005F0DD8"/>
    <w:rsid w:val="005F0F62"/>
    <w:rsid w:val="005F2045"/>
    <w:rsid w:val="005F21E7"/>
    <w:rsid w:val="005F3E00"/>
    <w:rsid w:val="005F3FB5"/>
    <w:rsid w:val="005F4B35"/>
    <w:rsid w:val="005F4C3E"/>
    <w:rsid w:val="005F51D6"/>
    <w:rsid w:val="005F597D"/>
    <w:rsid w:val="005F6D33"/>
    <w:rsid w:val="005F7B5B"/>
    <w:rsid w:val="00600EC6"/>
    <w:rsid w:val="006014F8"/>
    <w:rsid w:val="00601FC4"/>
    <w:rsid w:val="00603ED5"/>
    <w:rsid w:val="00604263"/>
    <w:rsid w:val="006064DB"/>
    <w:rsid w:val="006073ED"/>
    <w:rsid w:val="00607529"/>
    <w:rsid w:val="006106AB"/>
    <w:rsid w:val="006116E2"/>
    <w:rsid w:val="00612B3C"/>
    <w:rsid w:val="00613604"/>
    <w:rsid w:val="006139EB"/>
    <w:rsid w:val="00613C53"/>
    <w:rsid w:val="00615A4E"/>
    <w:rsid w:val="00617BB4"/>
    <w:rsid w:val="00620F67"/>
    <w:rsid w:val="006213BB"/>
    <w:rsid w:val="0062193E"/>
    <w:rsid w:val="00622D31"/>
    <w:rsid w:val="00623829"/>
    <w:rsid w:val="00625268"/>
    <w:rsid w:val="00625D23"/>
    <w:rsid w:val="006263EA"/>
    <w:rsid w:val="00626D25"/>
    <w:rsid w:val="00630BED"/>
    <w:rsid w:val="00630F33"/>
    <w:rsid w:val="006352D1"/>
    <w:rsid w:val="00635681"/>
    <w:rsid w:val="006360B8"/>
    <w:rsid w:val="00636FD4"/>
    <w:rsid w:val="00637212"/>
    <w:rsid w:val="00637E10"/>
    <w:rsid w:val="00641084"/>
    <w:rsid w:val="00641897"/>
    <w:rsid w:val="00642E2F"/>
    <w:rsid w:val="00644FC1"/>
    <w:rsid w:val="006458AC"/>
    <w:rsid w:val="0064736B"/>
    <w:rsid w:val="006508EC"/>
    <w:rsid w:val="006512F0"/>
    <w:rsid w:val="006514EA"/>
    <w:rsid w:val="00651D7E"/>
    <w:rsid w:val="00652DB0"/>
    <w:rsid w:val="00653F84"/>
    <w:rsid w:val="00656A6B"/>
    <w:rsid w:val="00660C21"/>
    <w:rsid w:val="0066168A"/>
    <w:rsid w:val="00662157"/>
    <w:rsid w:val="0066273F"/>
    <w:rsid w:val="00662893"/>
    <w:rsid w:val="00663624"/>
    <w:rsid w:val="00665451"/>
    <w:rsid w:val="00665756"/>
    <w:rsid w:val="00665A0A"/>
    <w:rsid w:val="00665C73"/>
    <w:rsid w:val="00665D8F"/>
    <w:rsid w:val="00666CDC"/>
    <w:rsid w:val="006705A1"/>
    <w:rsid w:val="00672881"/>
    <w:rsid w:val="00672C39"/>
    <w:rsid w:val="00673CCC"/>
    <w:rsid w:val="00674AA5"/>
    <w:rsid w:val="00674EB9"/>
    <w:rsid w:val="006773D0"/>
    <w:rsid w:val="006778E6"/>
    <w:rsid w:val="00680648"/>
    <w:rsid w:val="00681792"/>
    <w:rsid w:val="00681C93"/>
    <w:rsid w:val="00682040"/>
    <w:rsid w:val="006825E1"/>
    <w:rsid w:val="00682E0C"/>
    <w:rsid w:val="00682FD2"/>
    <w:rsid w:val="0068308E"/>
    <w:rsid w:val="006831B0"/>
    <w:rsid w:val="0068355D"/>
    <w:rsid w:val="00683ECD"/>
    <w:rsid w:val="00684D08"/>
    <w:rsid w:val="00684EFB"/>
    <w:rsid w:val="00686A1B"/>
    <w:rsid w:val="006914C5"/>
    <w:rsid w:val="0069289E"/>
    <w:rsid w:val="00692B37"/>
    <w:rsid w:val="00692D6B"/>
    <w:rsid w:val="00693660"/>
    <w:rsid w:val="0069390F"/>
    <w:rsid w:val="00695E8F"/>
    <w:rsid w:val="0069707F"/>
    <w:rsid w:val="00697392"/>
    <w:rsid w:val="006A2249"/>
    <w:rsid w:val="006A289A"/>
    <w:rsid w:val="006A2A74"/>
    <w:rsid w:val="006A3098"/>
    <w:rsid w:val="006A3161"/>
    <w:rsid w:val="006A3D8C"/>
    <w:rsid w:val="006A4160"/>
    <w:rsid w:val="006A4FA3"/>
    <w:rsid w:val="006A5147"/>
    <w:rsid w:val="006A6CC0"/>
    <w:rsid w:val="006B1B39"/>
    <w:rsid w:val="006B212E"/>
    <w:rsid w:val="006B3B26"/>
    <w:rsid w:val="006B5F47"/>
    <w:rsid w:val="006B6F64"/>
    <w:rsid w:val="006B7354"/>
    <w:rsid w:val="006B7ABF"/>
    <w:rsid w:val="006C0C1C"/>
    <w:rsid w:val="006C174E"/>
    <w:rsid w:val="006C242B"/>
    <w:rsid w:val="006C264F"/>
    <w:rsid w:val="006C274C"/>
    <w:rsid w:val="006C2C14"/>
    <w:rsid w:val="006C2D4D"/>
    <w:rsid w:val="006C371A"/>
    <w:rsid w:val="006C3DBE"/>
    <w:rsid w:val="006C3F9A"/>
    <w:rsid w:val="006C4CB5"/>
    <w:rsid w:val="006C4CDD"/>
    <w:rsid w:val="006C5FEF"/>
    <w:rsid w:val="006C7E2C"/>
    <w:rsid w:val="006D0E03"/>
    <w:rsid w:val="006D15C3"/>
    <w:rsid w:val="006D21D0"/>
    <w:rsid w:val="006D24DE"/>
    <w:rsid w:val="006D2A63"/>
    <w:rsid w:val="006D4881"/>
    <w:rsid w:val="006D574C"/>
    <w:rsid w:val="006D652F"/>
    <w:rsid w:val="006D768F"/>
    <w:rsid w:val="006E062D"/>
    <w:rsid w:val="006E101B"/>
    <w:rsid w:val="006E163F"/>
    <w:rsid w:val="006E1EE2"/>
    <w:rsid w:val="006E2CC1"/>
    <w:rsid w:val="006E5652"/>
    <w:rsid w:val="006E5767"/>
    <w:rsid w:val="006E64C2"/>
    <w:rsid w:val="006E69F8"/>
    <w:rsid w:val="006E79EE"/>
    <w:rsid w:val="006E7AB0"/>
    <w:rsid w:val="006F1974"/>
    <w:rsid w:val="006F53F0"/>
    <w:rsid w:val="006F552C"/>
    <w:rsid w:val="006F7115"/>
    <w:rsid w:val="006F7755"/>
    <w:rsid w:val="00701B3A"/>
    <w:rsid w:val="00701EF2"/>
    <w:rsid w:val="00703C65"/>
    <w:rsid w:val="00703DEF"/>
    <w:rsid w:val="00706109"/>
    <w:rsid w:val="00706CA6"/>
    <w:rsid w:val="0070762D"/>
    <w:rsid w:val="007076D4"/>
    <w:rsid w:val="007106E4"/>
    <w:rsid w:val="00710864"/>
    <w:rsid w:val="007117B8"/>
    <w:rsid w:val="0071255E"/>
    <w:rsid w:val="00712AE6"/>
    <w:rsid w:val="0071309E"/>
    <w:rsid w:val="00716560"/>
    <w:rsid w:val="00717CDD"/>
    <w:rsid w:val="007205CD"/>
    <w:rsid w:val="00720D9B"/>
    <w:rsid w:val="00721BCE"/>
    <w:rsid w:val="007222A3"/>
    <w:rsid w:val="00722ED0"/>
    <w:rsid w:val="00723DAF"/>
    <w:rsid w:val="007249C7"/>
    <w:rsid w:val="007251A4"/>
    <w:rsid w:val="00726096"/>
    <w:rsid w:val="00726A1A"/>
    <w:rsid w:val="00726A7E"/>
    <w:rsid w:val="00726BCF"/>
    <w:rsid w:val="00730E16"/>
    <w:rsid w:val="00731378"/>
    <w:rsid w:val="00735662"/>
    <w:rsid w:val="00736916"/>
    <w:rsid w:val="00736B5B"/>
    <w:rsid w:val="00737644"/>
    <w:rsid w:val="00737928"/>
    <w:rsid w:val="007400C4"/>
    <w:rsid w:val="0074081F"/>
    <w:rsid w:val="00742F6B"/>
    <w:rsid w:val="007439AA"/>
    <w:rsid w:val="00743E50"/>
    <w:rsid w:val="007440CC"/>
    <w:rsid w:val="00744208"/>
    <w:rsid w:val="00746A3D"/>
    <w:rsid w:val="00747676"/>
    <w:rsid w:val="007479B6"/>
    <w:rsid w:val="00747E7C"/>
    <w:rsid w:val="00750F76"/>
    <w:rsid w:val="00752D65"/>
    <w:rsid w:val="007557C1"/>
    <w:rsid w:val="00756627"/>
    <w:rsid w:val="00756D2F"/>
    <w:rsid w:val="00757111"/>
    <w:rsid w:val="00760F9C"/>
    <w:rsid w:val="007612E8"/>
    <w:rsid w:val="00761469"/>
    <w:rsid w:val="00761C24"/>
    <w:rsid w:val="007660D1"/>
    <w:rsid w:val="007668F0"/>
    <w:rsid w:val="00766C20"/>
    <w:rsid w:val="00767053"/>
    <w:rsid w:val="00767057"/>
    <w:rsid w:val="00770D84"/>
    <w:rsid w:val="00771FFA"/>
    <w:rsid w:val="00772684"/>
    <w:rsid w:val="00772C92"/>
    <w:rsid w:val="00772E35"/>
    <w:rsid w:val="00774B6B"/>
    <w:rsid w:val="007773C8"/>
    <w:rsid w:val="0078063E"/>
    <w:rsid w:val="00781708"/>
    <w:rsid w:val="00781CAC"/>
    <w:rsid w:val="00781E38"/>
    <w:rsid w:val="007824BF"/>
    <w:rsid w:val="007827BC"/>
    <w:rsid w:val="007857D7"/>
    <w:rsid w:val="0078594C"/>
    <w:rsid w:val="00787B2D"/>
    <w:rsid w:val="00787E5A"/>
    <w:rsid w:val="007922ED"/>
    <w:rsid w:val="00792EE6"/>
    <w:rsid w:val="0079321F"/>
    <w:rsid w:val="007944DB"/>
    <w:rsid w:val="00794636"/>
    <w:rsid w:val="007962BA"/>
    <w:rsid w:val="007A0431"/>
    <w:rsid w:val="007A0861"/>
    <w:rsid w:val="007A0928"/>
    <w:rsid w:val="007A0A1D"/>
    <w:rsid w:val="007A15D1"/>
    <w:rsid w:val="007A3B98"/>
    <w:rsid w:val="007A3D43"/>
    <w:rsid w:val="007A3E7E"/>
    <w:rsid w:val="007A51E3"/>
    <w:rsid w:val="007A5635"/>
    <w:rsid w:val="007A676E"/>
    <w:rsid w:val="007A7BF7"/>
    <w:rsid w:val="007B17D2"/>
    <w:rsid w:val="007B331F"/>
    <w:rsid w:val="007B44B7"/>
    <w:rsid w:val="007B4F05"/>
    <w:rsid w:val="007B64E0"/>
    <w:rsid w:val="007B6EB0"/>
    <w:rsid w:val="007B71C3"/>
    <w:rsid w:val="007B790D"/>
    <w:rsid w:val="007B7A9A"/>
    <w:rsid w:val="007C1AAC"/>
    <w:rsid w:val="007C3886"/>
    <w:rsid w:val="007C3E9A"/>
    <w:rsid w:val="007C4BC8"/>
    <w:rsid w:val="007C5673"/>
    <w:rsid w:val="007C5A92"/>
    <w:rsid w:val="007D1847"/>
    <w:rsid w:val="007D2135"/>
    <w:rsid w:val="007D28C7"/>
    <w:rsid w:val="007D3F8B"/>
    <w:rsid w:val="007D424C"/>
    <w:rsid w:val="007D65FD"/>
    <w:rsid w:val="007D724B"/>
    <w:rsid w:val="007E0CB7"/>
    <w:rsid w:val="007E104F"/>
    <w:rsid w:val="007E1674"/>
    <w:rsid w:val="007E2EBB"/>
    <w:rsid w:val="007E2F51"/>
    <w:rsid w:val="007E3B4C"/>
    <w:rsid w:val="007E3C48"/>
    <w:rsid w:val="007E4F35"/>
    <w:rsid w:val="007E5B51"/>
    <w:rsid w:val="007F3197"/>
    <w:rsid w:val="007F35D6"/>
    <w:rsid w:val="007F4E97"/>
    <w:rsid w:val="007F5664"/>
    <w:rsid w:val="007F586A"/>
    <w:rsid w:val="007F5D3A"/>
    <w:rsid w:val="007F6285"/>
    <w:rsid w:val="007F6B13"/>
    <w:rsid w:val="007F771A"/>
    <w:rsid w:val="007F7801"/>
    <w:rsid w:val="007F7C20"/>
    <w:rsid w:val="00800E7F"/>
    <w:rsid w:val="008027B4"/>
    <w:rsid w:val="00802A54"/>
    <w:rsid w:val="00802F29"/>
    <w:rsid w:val="00803E2D"/>
    <w:rsid w:val="008044D0"/>
    <w:rsid w:val="00805831"/>
    <w:rsid w:val="008067DF"/>
    <w:rsid w:val="00807EE1"/>
    <w:rsid w:val="00812C63"/>
    <w:rsid w:val="0081320A"/>
    <w:rsid w:val="00813757"/>
    <w:rsid w:val="00814F76"/>
    <w:rsid w:val="00815742"/>
    <w:rsid w:val="00815E51"/>
    <w:rsid w:val="008163D9"/>
    <w:rsid w:val="00816855"/>
    <w:rsid w:val="008178FA"/>
    <w:rsid w:val="00821040"/>
    <w:rsid w:val="0082384C"/>
    <w:rsid w:val="008249A2"/>
    <w:rsid w:val="00824F17"/>
    <w:rsid w:val="00825642"/>
    <w:rsid w:val="0082608B"/>
    <w:rsid w:val="008264D3"/>
    <w:rsid w:val="00826C8B"/>
    <w:rsid w:val="00826C9C"/>
    <w:rsid w:val="0082778D"/>
    <w:rsid w:val="0083033F"/>
    <w:rsid w:val="00830E0E"/>
    <w:rsid w:val="008313AD"/>
    <w:rsid w:val="00831C7F"/>
    <w:rsid w:val="00831FF5"/>
    <w:rsid w:val="00833045"/>
    <w:rsid w:val="00833903"/>
    <w:rsid w:val="008341AE"/>
    <w:rsid w:val="00834DF7"/>
    <w:rsid w:val="008358E5"/>
    <w:rsid w:val="00835974"/>
    <w:rsid w:val="00836278"/>
    <w:rsid w:val="00836F8A"/>
    <w:rsid w:val="00837B46"/>
    <w:rsid w:val="008413B1"/>
    <w:rsid w:val="0084276E"/>
    <w:rsid w:val="00843B52"/>
    <w:rsid w:val="008452AF"/>
    <w:rsid w:val="00845B58"/>
    <w:rsid w:val="0085402B"/>
    <w:rsid w:val="00855EDF"/>
    <w:rsid w:val="008608EF"/>
    <w:rsid w:val="008616CB"/>
    <w:rsid w:val="00861792"/>
    <w:rsid w:val="00861EF8"/>
    <w:rsid w:val="008624D5"/>
    <w:rsid w:val="0086353F"/>
    <w:rsid w:val="00863C76"/>
    <w:rsid w:val="00863C8B"/>
    <w:rsid w:val="00864550"/>
    <w:rsid w:val="008648AE"/>
    <w:rsid w:val="00865616"/>
    <w:rsid w:val="00865DF9"/>
    <w:rsid w:val="00866192"/>
    <w:rsid w:val="00870306"/>
    <w:rsid w:val="00871014"/>
    <w:rsid w:val="00871613"/>
    <w:rsid w:val="0087196A"/>
    <w:rsid w:val="00873386"/>
    <w:rsid w:val="008749E8"/>
    <w:rsid w:val="00875076"/>
    <w:rsid w:val="00875540"/>
    <w:rsid w:val="00875BFD"/>
    <w:rsid w:val="00876EE5"/>
    <w:rsid w:val="00876FF1"/>
    <w:rsid w:val="00881CD8"/>
    <w:rsid w:val="00883B13"/>
    <w:rsid w:val="00885ABD"/>
    <w:rsid w:val="00885B79"/>
    <w:rsid w:val="00887B8E"/>
    <w:rsid w:val="00887E40"/>
    <w:rsid w:val="00890E90"/>
    <w:rsid w:val="00892024"/>
    <w:rsid w:val="0089616A"/>
    <w:rsid w:val="00896857"/>
    <w:rsid w:val="008A15C6"/>
    <w:rsid w:val="008A1CBF"/>
    <w:rsid w:val="008A1D72"/>
    <w:rsid w:val="008A3FD2"/>
    <w:rsid w:val="008A54F2"/>
    <w:rsid w:val="008A59EF"/>
    <w:rsid w:val="008A639E"/>
    <w:rsid w:val="008A63C9"/>
    <w:rsid w:val="008A74BB"/>
    <w:rsid w:val="008B0ED8"/>
    <w:rsid w:val="008B26D4"/>
    <w:rsid w:val="008B2B98"/>
    <w:rsid w:val="008B2FA2"/>
    <w:rsid w:val="008B53CB"/>
    <w:rsid w:val="008B5D7E"/>
    <w:rsid w:val="008B5E98"/>
    <w:rsid w:val="008B620B"/>
    <w:rsid w:val="008B6391"/>
    <w:rsid w:val="008B728D"/>
    <w:rsid w:val="008B7984"/>
    <w:rsid w:val="008C07BB"/>
    <w:rsid w:val="008C1374"/>
    <w:rsid w:val="008C1766"/>
    <w:rsid w:val="008C54B9"/>
    <w:rsid w:val="008C57EC"/>
    <w:rsid w:val="008C59D9"/>
    <w:rsid w:val="008D052D"/>
    <w:rsid w:val="008D0B07"/>
    <w:rsid w:val="008D0BA0"/>
    <w:rsid w:val="008D17FF"/>
    <w:rsid w:val="008D3FD4"/>
    <w:rsid w:val="008D45BC"/>
    <w:rsid w:val="008D520F"/>
    <w:rsid w:val="008D7044"/>
    <w:rsid w:val="008D7642"/>
    <w:rsid w:val="008E0027"/>
    <w:rsid w:val="008E0275"/>
    <w:rsid w:val="008E27F3"/>
    <w:rsid w:val="008E2B5E"/>
    <w:rsid w:val="008E2DBE"/>
    <w:rsid w:val="008E3CEE"/>
    <w:rsid w:val="008E3F6C"/>
    <w:rsid w:val="008E441F"/>
    <w:rsid w:val="008E6457"/>
    <w:rsid w:val="008F45B0"/>
    <w:rsid w:val="008F5363"/>
    <w:rsid w:val="008F612F"/>
    <w:rsid w:val="008F63A5"/>
    <w:rsid w:val="008F680A"/>
    <w:rsid w:val="008F6B9A"/>
    <w:rsid w:val="008F78D2"/>
    <w:rsid w:val="008F7938"/>
    <w:rsid w:val="0090450E"/>
    <w:rsid w:val="00904C18"/>
    <w:rsid w:val="00906459"/>
    <w:rsid w:val="00907134"/>
    <w:rsid w:val="00907460"/>
    <w:rsid w:val="00910CCD"/>
    <w:rsid w:val="00910E03"/>
    <w:rsid w:val="00911368"/>
    <w:rsid w:val="00912832"/>
    <w:rsid w:val="00914A64"/>
    <w:rsid w:val="0092107D"/>
    <w:rsid w:val="0092287D"/>
    <w:rsid w:val="009250E5"/>
    <w:rsid w:val="00926775"/>
    <w:rsid w:val="009268F6"/>
    <w:rsid w:val="0093034E"/>
    <w:rsid w:val="009336F5"/>
    <w:rsid w:val="00933C9A"/>
    <w:rsid w:val="009345C0"/>
    <w:rsid w:val="00934D96"/>
    <w:rsid w:val="00936B6D"/>
    <w:rsid w:val="009406A5"/>
    <w:rsid w:val="00940FC7"/>
    <w:rsid w:val="0094139A"/>
    <w:rsid w:val="009420BF"/>
    <w:rsid w:val="009429FB"/>
    <w:rsid w:val="00942BE6"/>
    <w:rsid w:val="00943B32"/>
    <w:rsid w:val="00944B0B"/>
    <w:rsid w:val="00944C39"/>
    <w:rsid w:val="00945FC7"/>
    <w:rsid w:val="009479F2"/>
    <w:rsid w:val="0095009B"/>
    <w:rsid w:val="009507D4"/>
    <w:rsid w:val="0095084C"/>
    <w:rsid w:val="00950987"/>
    <w:rsid w:val="00951359"/>
    <w:rsid w:val="0095196C"/>
    <w:rsid w:val="00951F63"/>
    <w:rsid w:val="009522AA"/>
    <w:rsid w:val="0095298A"/>
    <w:rsid w:val="00953CFC"/>
    <w:rsid w:val="009541FE"/>
    <w:rsid w:val="0095594C"/>
    <w:rsid w:val="00955CD4"/>
    <w:rsid w:val="009566F2"/>
    <w:rsid w:val="00956966"/>
    <w:rsid w:val="00957480"/>
    <w:rsid w:val="009612F6"/>
    <w:rsid w:val="00964680"/>
    <w:rsid w:val="00965A1E"/>
    <w:rsid w:val="00966AC0"/>
    <w:rsid w:val="0096773D"/>
    <w:rsid w:val="00967B49"/>
    <w:rsid w:val="00970A0A"/>
    <w:rsid w:val="00973549"/>
    <w:rsid w:val="0097454A"/>
    <w:rsid w:val="00975174"/>
    <w:rsid w:val="00975B0C"/>
    <w:rsid w:val="0098030D"/>
    <w:rsid w:val="009813A1"/>
    <w:rsid w:val="00982879"/>
    <w:rsid w:val="00982BC4"/>
    <w:rsid w:val="00983131"/>
    <w:rsid w:val="00983302"/>
    <w:rsid w:val="00983C1F"/>
    <w:rsid w:val="00983C65"/>
    <w:rsid w:val="009843EF"/>
    <w:rsid w:val="0098582B"/>
    <w:rsid w:val="009903C2"/>
    <w:rsid w:val="00991954"/>
    <w:rsid w:val="00991B82"/>
    <w:rsid w:val="00991D63"/>
    <w:rsid w:val="009924FB"/>
    <w:rsid w:val="009928DA"/>
    <w:rsid w:val="00993E7B"/>
    <w:rsid w:val="00993FF5"/>
    <w:rsid w:val="00994744"/>
    <w:rsid w:val="00995F32"/>
    <w:rsid w:val="00996C9F"/>
    <w:rsid w:val="00997221"/>
    <w:rsid w:val="009A0F82"/>
    <w:rsid w:val="009A1D88"/>
    <w:rsid w:val="009A1EEA"/>
    <w:rsid w:val="009A2176"/>
    <w:rsid w:val="009A3A85"/>
    <w:rsid w:val="009A3C07"/>
    <w:rsid w:val="009A6709"/>
    <w:rsid w:val="009B048D"/>
    <w:rsid w:val="009B0EDB"/>
    <w:rsid w:val="009B2FFB"/>
    <w:rsid w:val="009B3824"/>
    <w:rsid w:val="009B3B4C"/>
    <w:rsid w:val="009B4CFA"/>
    <w:rsid w:val="009B54EF"/>
    <w:rsid w:val="009B6658"/>
    <w:rsid w:val="009B744C"/>
    <w:rsid w:val="009C10D5"/>
    <w:rsid w:val="009C6269"/>
    <w:rsid w:val="009C6F21"/>
    <w:rsid w:val="009D0CDF"/>
    <w:rsid w:val="009D107B"/>
    <w:rsid w:val="009D125C"/>
    <w:rsid w:val="009D14DC"/>
    <w:rsid w:val="009D158D"/>
    <w:rsid w:val="009D15C6"/>
    <w:rsid w:val="009D2A49"/>
    <w:rsid w:val="009D3AA8"/>
    <w:rsid w:val="009D63D8"/>
    <w:rsid w:val="009D6A32"/>
    <w:rsid w:val="009D6AF2"/>
    <w:rsid w:val="009D6D72"/>
    <w:rsid w:val="009D7991"/>
    <w:rsid w:val="009E10F2"/>
    <w:rsid w:val="009E1E92"/>
    <w:rsid w:val="009E31CA"/>
    <w:rsid w:val="009E34B7"/>
    <w:rsid w:val="009E48DE"/>
    <w:rsid w:val="009E768E"/>
    <w:rsid w:val="009F1104"/>
    <w:rsid w:val="009F3200"/>
    <w:rsid w:val="009F3583"/>
    <w:rsid w:val="009F3AAE"/>
    <w:rsid w:val="009F3CB1"/>
    <w:rsid w:val="009F4289"/>
    <w:rsid w:val="009F430B"/>
    <w:rsid w:val="009F58E3"/>
    <w:rsid w:val="009F5CC2"/>
    <w:rsid w:val="009F5CF4"/>
    <w:rsid w:val="009F68E9"/>
    <w:rsid w:val="009F7903"/>
    <w:rsid w:val="009F790F"/>
    <w:rsid w:val="00A0000D"/>
    <w:rsid w:val="00A004CC"/>
    <w:rsid w:val="00A01086"/>
    <w:rsid w:val="00A013A4"/>
    <w:rsid w:val="00A01FD9"/>
    <w:rsid w:val="00A021B6"/>
    <w:rsid w:val="00A04E9D"/>
    <w:rsid w:val="00A05A12"/>
    <w:rsid w:val="00A05B41"/>
    <w:rsid w:val="00A06A3D"/>
    <w:rsid w:val="00A114F6"/>
    <w:rsid w:val="00A124C7"/>
    <w:rsid w:val="00A12925"/>
    <w:rsid w:val="00A174B6"/>
    <w:rsid w:val="00A177D5"/>
    <w:rsid w:val="00A17BF0"/>
    <w:rsid w:val="00A20946"/>
    <w:rsid w:val="00A219CF"/>
    <w:rsid w:val="00A228F8"/>
    <w:rsid w:val="00A22D7F"/>
    <w:rsid w:val="00A23689"/>
    <w:rsid w:val="00A2392D"/>
    <w:rsid w:val="00A2671E"/>
    <w:rsid w:val="00A30698"/>
    <w:rsid w:val="00A30BDA"/>
    <w:rsid w:val="00A322F4"/>
    <w:rsid w:val="00A336E5"/>
    <w:rsid w:val="00A3774D"/>
    <w:rsid w:val="00A40BB2"/>
    <w:rsid w:val="00A41B42"/>
    <w:rsid w:val="00A42279"/>
    <w:rsid w:val="00A43D12"/>
    <w:rsid w:val="00A43E92"/>
    <w:rsid w:val="00A46B7C"/>
    <w:rsid w:val="00A47F82"/>
    <w:rsid w:val="00A517E5"/>
    <w:rsid w:val="00A52286"/>
    <w:rsid w:val="00A52339"/>
    <w:rsid w:val="00A531F4"/>
    <w:rsid w:val="00A558BA"/>
    <w:rsid w:val="00A5645C"/>
    <w:rsid w:val="00A57616"/>
    <w:rsid w:val="00A6036A"/>
    <w:rsid w:val="00A62A21"/>
    <w:rsid w:val="00A64C08"/>
    <w:rsid w:val="00A65820"/>
    <w:rsid w:val="00A66278"/>
    <w:rsid w:val="00A66407"/>
    <w:rsid w:val="00A66AD8"/>
    <w:rsid w:val="00A66F21"/>
    <w:rsid w:val="00A66F91"/>
    <w:rsid w:val="00A67137"/>
    <w:rsid w:val="00A723FC"/>
    <w:rsid w:val="00A72AE0"/>
    <w:rsid w:val="00A757FE"/>
    <w:rsid w:val="00A773A9"/>
    <w:rsid w:val="00A777FB"/>
    <w:rsid w:val="00A77C03"/>
    <w:rsid w:val="00A81A7C"/>
    <w:rsid w:val="00A81E11"/>
    <w:rsid w:val="00A82A51"/>
    <w:rsid w:val="00A837A3"/>
    <w:rsid w:val="00A854D4"/>
    <w:rsid w:val="00A85861"/>
    <w:rsid w:val="00A86BA0"/>
    <w:rsid w:val="00A86F3D"/>
    <w:rsid w:val="00A875FF"/>
    <w:rsid w:val="00A87611"/>
    <w:rsid w:val="00A903FE"/>
    <w:rsid w:val="00A9056E"/>
    <w:rsid w:val="00A90BD5"/>
    <w:rsid w:val="00A910E1"/>
    <w:rsid w:val="00A93C26"/>
    <w:rsid w:val="00A93DAB"/>
    <w:rsid w:val="00A94249"/>
    <w:rsid w:val="00A9547B"/>
    <w:rsid w:val="00A962C1"/>
    <w:rsid w:val="00A96B9B"/>
    <w:rsid w:val="00A974DC"/>
    <w:rsid w:val="00A9751B"/>
    <w:rsid w:val="00A97960"/>
    <w:rsid w:val="00A97B09"/>
    <w:rsid w:val="00AA2073"/>
    <w:rsid w:val="00AA27A0"/>
    <w:rsid w:val="00AA2CB4"/>
    <w:rsid w:val="00AA4835"/>
    <w:rsid w:val="00AA49D3"/>
    <w:rsid w:val="00AA5548"/>
    <w:rsid w:val="00AA560C"/>
    <w:rsid w:val="00AA684E"/>
    <w:rsid w:val="00AA69C0"/>
    <w:rsid w:val="00AB10EC"/>
    <w:rsid w:val="00AB1243"/>
    <w:rsid w:val="00AB18BB"/>
    <w:rsid w:val="00AB38DD"/>
    <w:rsid w:val="00AB4184"/>
    <w:rsid w:val="00AB53A2"/>
    <w:rsid w:val="00AB56B5"/>
    <w:rsid w:val="00AB5EFD"/>
    <w:rsid w:val="00AB7A45"/>
    <w:rsid w:val="00AC0477"/>
    <w:rsid w:val="00AC08DA"/>
    <w:rsid w:val="00AC2722"/>
    <w:rsid w:val="00AC2D85"/>
    <w:rsid w:val="00AC414D"/>
    <w:rsid w:val="00AC4507"/>
    <w:rsid w:val="00AC450D"/>
    <w:rsid w:val="00AC609B"/>
    <w:rsid w:val="00AC7C88"/>
    <w:rsid w:val="00AD069D"/>
    <w:rsid w:val="00AD2AE2"/>
    <w:rsid w:val="00AD32D5"/>
    <w:rsid w:val="00AD3EA6"/>
    <w:rsid w:val="00AD4C51"/>
    <w:rsid w:val="00AD63E9"/>
    <w:rsid w:val="00AE04D7"/>
    <w:rsid w:val="00AE1400"/>
    <w:rsid w:val="00AE1721"/>
    <w:rsid w:val="00AE216B"/>
    <w:rsid w:val="00AE3CAD"/>
    <w:rsid w:val="00AE4AED"/>
    <w:rsid w:val="00AE5BE4"/>
    <w:rsid w:val="00AE7444"/>
    <w:rsid w:val="00AF0095"/>
    <w:rsid w:val="00AF17CC"/>
    <w:rsid w:val="00AF1EF3"/>
    <w:rsid w:val="00AF30B4"/>
    <w:rsid w:val="00AF33CA"/>
    <w:rsid w:val="00AF472E"/>
    <w:rsid w:val="00AF49A0"/>
    <w:rsid w:val="00AF5B2B"/>
    <w:rsid w:val="00AF7069"/>
    <w:rsid w:val="00B011FA"/>
    <w:rsid w:val="00B01CF6"/>
    <w:rsid w:val="00B02CEE"/>
    <w:rsid w:val="00B03B2C"/>
    <w:rsid w:val="00B03C08"/>
    <w:rsid w:val="00B04B01"/>
    <w:rsid w:val="00B05961"/>
    <w:rsid w:val="00B05FC8"/>
    <w:rsid w:val="00B064A3"/>
    <w:rsid w:val="00B06AD3"/>
    <w:rsid w:val="00B072B1"/>
    <w:rsid w:val="00B100BA"/>
    <w:rsid w:val="00B10DCE"/>
    <w:rsid w:val="00B1148B"/>
    <w:rsid w:val="00B11C27"/>
    <w:rsid w:val="00B120FB"/>
    <w:rsid w:val="00B1279A"/>
    <w:rsid w:val="00B12D23"/>
    <w:rsid w:val="00B15A1D"/>
    <w:rsid w:val="00B15D8F"/>
    <w:rsid w:val="00B15E9B"/>
    <w:rsid w:val="00B16CC3"/>
    <w:rsid w:val="00B202A2"/>
    <w:rsid w:val="00B20F0B"/>
    <w:rsid w:val="00B2130F"/>
    <w:rsid w:val="00B21DD4"/>
    <w:rsid w:val="00B22E73"/>
    <w:rsid w:val="00B24019"/>
    <w:rsid w:val="00B2510A"/>
    <w:rsid w:val="00B25B60"/>
    <w:rsid w:val="00B2682C"/>
    <w:rsid w:val="00B275B5"/>
    <w:rsid w:val="00B30859"/>
    <w:rsid w:val="00B31629"/>
    <w:rsid w:val="00B31B51"/>
    <w:rsid w:val="00B3238C"/>
    <w:rsid w:val="00B32872"/>
    <w:rsid w:val="00B3462F"/>
    <w:rsid w:val="00B347A2"/>
    <w:rsid w:val="00B35749"/>
    <w:rsid w:val="00B379D6"/>
    <w:rsid w:val="00B403E4"/>
    <w:rsid w:val="00B41357"/>
    <w:rsid w:val="00B43198"/>
    <w:rsid w:val="00B446AD"/>
    <w:rsid w:val="00B46883"/>
    <w:rsid w:val="00B4798B"/>
    <w:rsid w:val="00B479C5"/>
    <w:rsid w:val="00B50742"/>
    <w:rsid w:val="00B51572"/>
    <w:rsid w:val="00B541EC"/>
    <w:rsid w:val="00B54C50"/>
    <w:rsid w:val="00B55350"/>
    <w:rsid w:val="00B601EF"/>
    <w:rsid w:val="00B62C0B"/>
    <w:rsid w:val="00B63103"/>
    <w:rsid w:val="00B63B69"/>
    <w:rsid w:val="00B643E7"/>
    <w:rsid w:val="00B64918"/>
    <w:rsid w:val="00B652DD"/>
    <w:rsid w:val="00B65E96"/>
    <w:rsid w:val="00B66F83"/>
    <w:rsid w:val="00B70F95"/>
    <w:rsid w:val="00B7190A"/>
    <w:rsid w:val="00B71AA4"/>
    <w:rsid w:val="00B7582C"/>
    <w:rsid w:val="00B75D50"/>
    <w:rsid w:val="00B77FFB"/>
    <w:rsid w:val="00B80E02"/>
    <w:rsid w:val="00B813D7"/>
    <w:rsid w:val="00B82D84"/>
    <w:rsid w:val="00B8421A"/>
    <w:rsid w:val="00B84D95"/>
    <w:rsid w:val="00B8586D"/>
    <w:rsid w:val="00B85CC7"/>
    <w:rsid w:val="00B871C0"/>
    <w:rsid w:val="00B87220"/>
    <w:rsid w:val="00B87696"/>
    <w:rsid w:val="00B87E14"/>
    <w:rsid w:val="00B926F5"/>
    <w:rsid w:val="00B92E9F"/>
    <w:rsid w:val="00B92EA1"/>
    <w:rsid w:val="00B9303B"/>
    <w:rsid w:val="00B9308F"/>
    <w:rsid w:val="00B942C9"/>
    <w:rsid w:val="00B94919"/>
    <w:rsid w:val="00B9576B"/>
    <w:rsid w:val="00B965FD"/>
    <w:rsid w:val="00B96C44"/>
    <w:rsid w:val="00B977D3"/>
    <w:rsid w:val="00BA011D"/>
    <w:rsid w:val="00BA06B2"/>
    <w:rsid w:val="00BA0EA7"/>
    <w:rsid w:val="00BA1337"/>
    <w:rsid w:val="00BA1A91"/>
    <w:rsid w:val="00BA2B77"/>
    <w:rsid w:val="00BA3BD2"/>
    <w:rsid w:val="00BA437B"/>
    <w:rsid w:val="00BA4A87"/>
    <w:rsid w:val="00BA54F7"/>
    <w:rsid w:val="00BA57CB"/>
    <w:rsid w:val="00BA5857"/>
    <w:rsid w:val="00BA646C"/>
    <w:rsid w:val="00BA7562"/>
    <w:rsid w:val="00BA7D77"/>
    <w:rsid w:val="00BB0930"/>
    <w:rsid w:val="00BB1925"/>
    <w:rsid w:val="00BB1C43"/>
    <w:rsid w:val="00BB1E5C"/>
    <w:rsid w:val="00BB2DF9"/>
    <w:rsid w:val="00BB39A4"/>
    <w:rsid w:val="00BB4ABD"/>
    <w:rsid w:val="00BB62C0"/>
    <w:rsid w:val="00BB65D8"/>
    <w:rsid w:val="00BB6AAC"/>
    <w:rsid w:val="00BB74AF"/>
    <w:rsid w:val="00BB76BC"/>
    <w:rsid w:val="00BC26F4"/>
    <w:rsid w:val="00BC2BE4"/>
    <w:rsid w:val="00BC3E9F"/>
    <w:rsid w:val="00BC4192"/>
    <w:rsid w:val="00BC4300"/>
    <w:rsid w:val="00BC4B99"/>
    <w:rsid w:val="00BC5151"/>
    <w:rsid w:val="00BC6EDE"/>
    <w:rsid w:val="00BC745A"/>
    <w:rsid w:val="00BC7584"/>
    <w:rsid w:val="00BC7721"/>
    <w:rsid w:val="00BD15D9"/>
    <w:rsid w:val="00BD30FE"/>
    <w:rsid w:val="00BD3151"/>
    <w:rsid w:val="00BD50E5"/>
    <w:rsid w:val="00BD5221"/>
    <w:rsid w:val="00BD624A"/>
    <w:rsid w:val="00BD6767"/>
    <w:rsid w:val="00BD7ABD"/>
    <w:rsid w:val="00BD7E0F"/>
    <w:rsid w:val="00BE02BD"/>
    <w:rsid w:val="00BE1308"/>
    <w:rsid w:val="00BE39EE"/>
    <w:rsid w:val="00BE44A1"/>
    <w:rsid w:val="00BE5916"/>
    <w:rsid w:val="00BF1DC4"/>
    <w:rsid w:val="00BF2986"/>
    <w:rsid w:val="00BF31B3"/>
    <w:rsid w:val="00BF4141"/>
    <w:rsid w:val="00BF4143"/>
    <w:rsid w:val="00BF47D3"/>
    <w:rsid w:val="00C00FBC"/>
    <w:rsid w:val="00C0122D"/>
    <w:rsid w:val="00C0135D"/>
    <w:rsid w:val="00C0144F"/>
    <w:rsid w:val="00C017CC"/>
    <w:rsid w:val="00C02D82"/>
    <w:rsid w:val="00C02F8D"/>
    <w:rsid w:val="00C03185"/>
    <w:rsid w:val="00C0364F"/>
    <w:rsid w:val="00C0403F"/>
    <w:rsid w:val="00C04A02"/>
    <w:rsid w:val="00C05CCE"/>
    <w:rsid w:val="00C06A7F"/>
    <w:rsid w:val="00C1037F"/>
    <w:rsid w:val="00C10561"/>
    <w:rsid w:val="00C1338C"/>
    <w:rsid w:val="00C13A3C"/>
    <w:rsid w:val="00C158E0"/>
    <w:rsid w:val="00C16F09"/>
    <w:rsid w:val="00C20315"/>
    <w:rsid w:val="00C20EFF"/>
    <w:rsid w:val="00C20FB4"/>
    <w:rsid w:val="00C22C1E"/>
    <w:rsid w:val="00C250ED"/>
    <w:rsid w:val="00C26046"/>
    <w:rsid w:val="00C269FC"/>
    <w:rsid w:val="00C26D22"/>
    <w:rsid w:val="00C26E7C"/>
    <w:rsid w:val="00C271EB"/>
    <w:rsid w:val="00C30A00"/>
    <w:rsid w:val="00C30CC8"/>
    <w:rsid w:val="00C32495"/>
    <w:rsid w:val="00C3423D"/>
    <w:rsid w:val="00C3617A"/>
    <w:rsid w:val="00C3660B"/>
    <w:rsid w:val="00C36883"/>
    <w:rsid w:val="00C373FF"/>
    <w:rsid w:val="00C37C0B"/>
    <w:rsid w:val="00C40235"/>
    <w:rsid w:val="00C412AE"/>
    <w:rsid w:val="00C41FDD"/>
    <w:rsid w:val="00C42166"/>
    <w:rsid w:val="00C42C6C"/>
    <w:rsid w:val="00C439D3"/>
    <w:rsid w:val="00C44AAC"/>
    <w:rsid w:val="00C45633"/>
    <w:rsid w:val="00C45949"/>
    <w:rsid w:val="00C50009"/>
    <w:rsid w:val="00C506AE"/>
    <w:rsid w:val="00C512AA"/>
    <w:rsid w:val="00C512EB"/>
    <w:rsid w:val="00C516E7"/>
    <w:rsid w:val="00C52492"/>
    <w:rsid w:val="00C526DC"/>
    <w:rsid w:val="00C536E4"/>
    <w:rsid w:val="00C53B3C"/>
    <w:rsid w:val="00C54FFA"/>
    <w:rsid w:val="00C55F25"/>
    <w:rsid w:val="00C55F93"/>
    <w:rsid w:val="00C56183"/>
    <w:rsid w:val="00C60F4D"/>
    <w:rsid w:val="00C60FE9"/>
    <w:rsid w:val="00C61586"/>
    <w:rsid w:val="00C627D0"/>
    <w:rsid w:val="00C62E65"/>
    <w:rsid w:val="00C63D7E"/>
    <w:rsid w:val="00C64329"/>
    <w:rsid w:val="00C660FF"/>
    <w:rsid w:val="00C66F96"/>
    <w:rsid w:val="00C6772C"/>
    <w:rsid w:val="00C71CB0"/>
    <w:rsid w:val="00C71EA2"/>
    <w:rsid w:val="00C71FDB"/>
    <w:rsid w:val="00C729ED"/>
    <w:rsid w:val="00C72B30"/>
    <w:rsid w:val="00C72CA7"/>
    <w:rsid w:val="00C73B83"/>
    <w:rsid w:val="00C73FF7"/>
    <w:rsid w:val="00C75E6D"/>
    <w:rsid w:val="00C7708A"/>
    <w:rsid w:val="00C7717D"/>
    <w:rsid w:val="00C80B71"/>
    <w:rsid w:val="00C8265C"/>
    <w:rsid w:val="00C82ED4"/>
    <w:rsid w:val="00C8306A"/>
    <w:rsid w:val="00C8380B"/>
    <w:rsid w:val="00C83F0F"/>
    <w:rsid w:val="00C8419A"/>
    <w:rsid w:val="00C85E5E"/>
    <w:rsid w:val="00C85F88"/>
    <w:rsid w:val="00C867D8"/>
    <w:rsid w:val="00C911C1"/>
    <w:rsid w:val="00C913D0"/>
    <w:rsid w:val="00C940A2"/>
    <w:rsid w:val="00C969FE"/>
    <w:rsid w:val="00CA064C"/>
    <w:rsid w:val="00CA1265"/>
    <w:rsid w:val="00CA175A"/>
    <w:rsid w:val="00CA2987"/>
    <w:rsid w:val="00CA2A72"/>
    <w:rsid w:val="00CA3C06"/>
    <w:rsid w:val="00CA3DE1"/>
    <w:rsid w:val="00CA4B27"/>
    <w:rsid w:val="00CA633C"/>
    <w:rsid w:val="00CB033D"/>
    <w:rsid w:val="00CB2CCA"/>
    <w:rsid w:val="00CB46A9"/>
    <w:rsid w:val="00CB5E0E"/>
    <w:rsid w:val="00CB6060"/>
    <w:rsid w:val="00CB6BE0"/>
    <w:rsid w:val="00CB7606"/>
    <w:rsid w:val="00CB77FC"/>
    <w:rsid w:val="00CB7E08"/>
    <w:rsid w:val="00CC0A43"/>
    <w:rsid w:val="00CC0A62"/>
    <w:rsid w:val="00CC1974"/>
    <w:rsid w:val="00CC1ADD"/>
    <w:rsid w:val="00CC3266"/>
    <w:rsid w:val="00CC46D6"/>
    <w:rsid w:val="00CC4EA3"/>
    <w:rsid w:val="00CC6D50"/>
    <w:rsid w:val="00CD00D0"/>
    <w:rsid w:val="00CD0A56"/>
    <w:rsid w:val="00CD0A74"/>
    <w:rsid w:val="00CD1AE1"/>
    <w:rsid w:val="00CD363A"/>
    <w:rsid w:val="00CD41EF"/>
    <w:rsid w:val="00CD44D7"/>
    <w:rsid w:val="00CD4D46"/>
    <w:rsid w:val="00CD5F85"/>
    <w:rsid w:val="00CD61EF"/>
    <w:rsid w:val="00CD6596"/>
    <w:rsid w:val="00CD6600"/>
    <w:rsid w:val="00CD706E"/>
    <w:rsid w:val="00CD7B28"/>
    <w:rsid w:val="00CE0AA5"/>
    <w:rsid w:val="00CE0F8B"/>
    <w:rsid w:val="00CE1328"/>
    <w:rsid w:val="00CE15E6"/>
    <w:rsid w:val="00CE4458"/>
    <w:rsid w:val="00CE64C1"/>
    <w:rsid w:val="00CE7E5F"/>
    <w:rsid w:val="00CF0FAD"/>
    <w:rsid w:val="00CF283F"/>
    <w:rsid w:val="00CF3B5D"/>
    <w:rsid w:val="00CF508D"/>
    <w:rsid w:val="00CF58F0"/>
    <w:rsid w:val="00CF6807"/>
    <w:rsid w:val="00CF69CB"/>
    <w:rsid w:val="00D01522"/>
    <w:rsid w:val="00D0225B"/>
    <w:rsid w:val="00D0258E"/>
    <w:rsid w:val="00D026C1"/>
    <w:rsid w:val="00D037BC"/>
    <w:rsid w:val="00D042AB"/>
    <w:rsid w:val="00D04D90"/>
    <w:rsid w:val="00D05B7C"/>
    <w:rsid w:val="00D05F36"/>
    <w:rsid w:val="00D07411"/>
    <w:rsid w:val="00D10F54"/>
    <w:rsid w:val="00D12AD4"/>
    <w:rsid w:val="00D1659E"/>
    <w:rsid w:val="00D165BD"/>
    <w:rsid w:val="00D175A1"/>
    <w:rsid w:val="00D1762D"/>
    <w:rsid w:val="00D17ADA"/>
    <w:rsid w:val="00D17F53"/>
    <w:rsid w:val="00D22DE2"/>
    <w:rsid w:val="00D23E10"/>
    <w:rsid w:val="00D2412B"/>
    <w:rsid w:val="00D250A2"/>
    <w:rsid w:val="00D25F7A"/>
    <w:rsid w:val="00D26346"/>
    <w:rsid w:val="00D26514"/>
    <w:rsid w:val="00D30E0A"/>
    <w:rsid w:val="00D30E6B"/>
    <w:rsid w:val="00D30F71"/>
    <w:rsid w:val="00D34E63"/>
    <w:rsid w:val="00D35346"/>
    <w:rsid w:val="00D35A72"/>
    <w:rsid w:val="00D35DAC"/>
    <w:rsid w:val="00D35F24"/>
    <w:rsid w:val="00D368D7"/>
    <w:rsid w:val="00D4050F"/>
    <w:rsid w:val="00D40905"/>
    <w:rsid w:val="00D40B3F"/>
    <w:rsid w:val="00D41F87"/>
    <w:rsid w:val="00D422BB"/>
    <w:rsid w:val="00D42ED8"/>
    <w:rsid w:val="00D42F8F"/>
    <w:rsid w:val="00D439FF"/>
    <w:rsid w:val="00D44221"/>
    <w:rsid w:val="00D46B99"/>
    <w:rsid w:val="00D471FE"/>
    <w:rsid w:val="00D50C08"/>
    <w:rsid w:val="00D5192B"/>
    <w:rsid w:val="00D51A38"/>
    <w:rsid w:val="00D53FB3"/>
    <w:rsid w:val="00D54591"/>
    <w:rsid w:val="00D54686"/>
    <w:rsid w:val="00D5643C"/>
    <w:rsid w:val="00D5704A"/>
    <w:rsid w:val="00D609FE"/>
    <w:rsid w:val="00D60F27"/>
    <w:rsid w:val="00D61665"/>
    <w:rsid w:val="00D61F4C"/>
    <w:rsid w:val="00D62CEC"/>
    <w:rsid w:val="00D630A5"/>
    <w:rsid w:val="00D6316A"/>
    <w:rsid w:val="00D6348C"/>
    <w:rsid w:val="00D65741"/>
    <w:rsid w:val="00D670AB"/>
    <w:rsid w:val="00D70D7D"/>
    <w:rsid w:val="00D71AB7"/>
    <w:rsid w:val="00D732A2"/>
    <w:rsid w:val="00D735BC"/>
    <w:rsid w:val="00D750EE"/>
    <w:rsid w:val="00D7759B"/>
    <w:rsid w:val="00D82C53"/>
    <w:rsid w:val="00D82C6E"/>
    <w:rsid w:val="00D846BE"/>
    <w:rsid w:val="00D850C8"/>
    <w:rsid w:val="00D85A7B"/>
    <w:rsid w:val="00D86093"/>
    <w:rsid w:val="00D902D5"/>
    <w:rsid w:val="00D9058E"/>
    <w:rsid w:val="00D91791"/>
    <w:rsid w:val="00D91815"/>
    <w:rsid w:val="00D92FFC"/>
    <w:rsid w:val="00DA1854"/>
    <w:rsid w:val="00DA3873"/>
    <w:rsid w:val="00DA4169"/>
    <w:rsid w:val="00DA4441"/>
    <w:rsid w:val="00DA613B"/>
    <w:rsid w:val="00DA6F9C"/>
    <w:rsid w:val="00DA780D"/>
    <w:rsid w:val="00DA7FE0"/>
    <w:rsid w:val="00DB009B"/>
    <w:rsid w:val="00DB0D53"/>
    <w:rsid w:val="00DB0E2D"/>
    <w:rsid w:val="00DB186B"/>
    <w:rsid w:val="00DB2505"/>
    <w:rsid w:val="00DB25CB"/>
    <w:rsid w:val="00DB5C1E"/>
    <w:rsid w:val="00DB6072"/>
    <w:rsid w:val="00DB6C03"/>
    <w:rsid w:val="00DB7B2E"/>
    <w:rsid w:val="00DC05FD"/>
    <w:rsid w:val="00DC0602"/>
    <w:rsid w:val="00DC150D"/>
    <w:rsid w:val="00DC2DB1"/>
    <w:rsid w:val="00DC40DE"/>
    <w:rsid w:val="00DC48BC"/>
    <w:rsid w:val="00DC5581"/>
    <w:rsid w:val="00DC5891"/>
    <w:rsid w:val="00DC77E7"/>
    <w:rsid w:val="00DC7A59"/>
    <w:rsid w:val="00DD13DB"/>
    <w:rsid w:val="00DD20D7"/>
    <w:rsid w:val="00DD23F0"/>
    <w:rsid w:val="00DD3BE1"/>
    <w:rsid w:val="00DD3DF7"/>
    <w:rsid w:val="00DD4D5A"/>
    <w:rsid w:val="00DD70BB"/>
    <w:rsid w:val="00DD7C08"/>
    <w:rsid w:val="00DD7D8D"/>
    <w:rsid w:val="00DE0504"/>
    <w:rsid w:val="00DE14E6"/>
    <w:rsid w:val="00DE1FA9"/>
    <w:rsid w:val="00DE2B33"/>
    <w:rsid w:val="00DE3F6C"/>
    <w:rsid w:val="00DE64DF"/>
    <w:rsid w:val="00DE6AD2"/>
    <w:rsid w:val="00DE6D6A"/>
    <w:rsid w:val="00DE7269"/>
    <w:rsid w:val="00DF1137"/>
    <w:rsid w:val="00DF2140"/>
    <w:rsid w:val="00DF2E04"/>
    <w:rsid w:val="00DF3FC1"/>
    <w:rsid w:val="00DF683C"/>
    <w:rsid w:val="00DF71A7"/>
    <w:rsid w:val="00DF769E"/>
    <w:rsid w:val="00DF7CCA"/>
    <w:rsid w:val="00DF7DD9"/>
    <w:rsid w:val="00E0051F"/>
    <w:rsid w:val="00E007E6"/>
    <w:rsid w:val="00E012FE"/>
    <w:rsid w:val="00E014B6"/>
    <w:rsid w:val="00E066FD"/>
    <w:rsid w:val="00E10CD7"/>
    <w:rsid w:val="00E11C9C"/>
    <w:rsid w:val="00E11D70"/>
    <w:rsid w:val="00E121ED"/>
    <w:rsid w:val="00E1223E"/>
    <w:rsid w:val="00E12E9B"/>
    <w:rsid w:val="00E13AE8"/>
    <w:rsid w:val="00E1423C"/>
    <w:rsid w:val="00E1581C"/>
    <w:rsid w:val="00E1775A"/>
    <w:rsid w:val="00E20C45"/>
    <w:rsid w:val="00E24740"/>
    <w:rsid w:val="00E24C64"/>
    <w:rsid w:val="00E253F7"/>
    <w:rsid w:val="00E25761"/>
    <w:rsid w:val="00E26CD0"/>
    <w:rsid w:val="00E30017"/>
    <w:rsid w:val="00E30AAF"/>
    <w:rsid w:val="00E32256"/>
    <w:rsid w:val="00E337E1"/>
    <w:rsid w:val="00E340A9"/>
    <w:rsid w:val="00E3471A"/>
    <w:rsid w:val="00E35882"/>
    <w:rsid w:val="00E35F5B"/>
    <w:rsid w:val="00E36948"/>
    <w:rsid w:val="00E36A9C"/>
    <w:rsid w:val="00E37374"/>
    <w:rsid w:val="00E40A9A"/>
    <w:rsid w:val="00E41586"/>
    <w:rsid w:val="00E4210F"/>
    <w:rsid w:val="00E451B1"/>
    <w:rsid w:val="00E46BAB"/>
    <w:rsid w:val="00E50167"/>
    <w:rsid w:val="00E50AF1"/>
    <w:rsid w:val="00E51CCD"/>
    <w:rsid w:val="00E526E8"/>
    <w:rsid w:val="00E52C5D"/>
    <w:rsid w:val="00E52CA6"/>
    <w:rsid w:val="00E52CE1"/>
    <w:rsid w:val="00E54677"/>
    <w:rsid w:val="00E56193"/>
    <w:rsid w:val="00E5672F"/>
    <w:rsid w:val="00E5761D"/>
    <w:rsid w:val="00E5770D"/>
    <w:rsid w:val="00E578D0"/>
    <w:rsid w:val="00E61A6A"/>
    <w:rsid w:val="00E64DF6"/>
    <w:rsid w:val="00E65066"/>
    <w:rsid w:val="00E67C97"/>
    <w:rsid w:val="00E70361"/>
    <w:rsid w:val="00E713B4"/>
    <w:rsid w:val="00E71F70"/>
    <w:rsid w:val="00E72893"/>
    <w:rsid w:val="00E73A5A"/>
    <w:rsid w:val="00E7532D"/>
    <w:rsid w:val="00E768A2"/>
    <w:rsid w:val="00E8042A"/>
    <w:rsid w:val="00E8043B"/>
    <w:rsid w:val="00E81AEE"/>
    <w:rsid w:val="00E822F0"/>
    <w:rsid w:val="00E8520F"/>
    <w:rsid w:val="00E8540F"/>
    <w:rsid w:val="00E86A23"/>
    <w:rsid w:val="00E86FC0"/>
    <w:rsid w:val="00E8793B"/>
    <w:rsid w:val="00E90AC0"/>
    <w:rsid w:val="00E91518"/>
    <w:rsid w:val="00E915CB"/>
    <w:rsid w:val="00E91C15"/>
    <w:rsid w:val="00E92F7F"/>
    <w:rsid w:val="00E9442A"/>
    <w:rsid w:val="00E9496E"/>
    <w:rsid w:val="00E94AF6"/>
    <w:rsid w:val="00E94DF7"/>
    <w:rsid w:val="00EA1706"/>
    <w:rsid w:val="00EA1B61"/>
    <w:rsid w:val="00EA3BCB"/>
    <w:rsid w:val="00EA4332"/>
    <w:rsid w:val="00EA480D"/>
    <w:rsid w:val="00EA4EA1"/>
    <w:rsid w:val="00EA5EE4"/>
    <w:rsid w:val="00EA6885"/>
    <w:rsid w:val="00EA71E9"/>
    <w:rsid w:val="00EA7A79"/>
    <w:rsid w:val="00EA7E83"/>
    <w:rsid w:val="00EB0D61"/>
    <w:rsid w:val="00EB1331"/>
    <w:rsid w:val="00EB1839"/>
    <w:rsid w:val="00EB2226"/>
    <w:rsid w:val="00EB252F"/>
    <w:rsid w:val="00EB2D15"/>
    <w:rsid w:val="00EB4819"/>
    <w:rsid w:val="00EB608C"/>
    <w:rsid w:val="00EB71A2"/>
    <w:rsid w:val="00EC072F"/>
    <w:rsid w:val="00EC098D"/>
    <w:rsid w:val="00EC11E0"/>
    <w:rsid w:val="00EC1DB7"/>
    <w:rsid w:val="00EC36CC"/>
    <w:rsid w:val="00EC477F"/>
    <w:rsid w:val="00EC4946"/>
    <w:rsid w:val="00EC593D"/>
    <w:rsid w:val="00EC6858"/>
    <w:rsid w:val="00EC7952"/>
    <w:rsid w:val="00EC7AC8"/>
    <w:rsid w:val="00ED0083"/>
    <w:rsid w:val="00ED2FA7"/>
    <w:rsid w:val="00ED343F"/>
    <w:rsid w:val="00ED3AEA"/>
    <w:rsid w:val="00ED3E87"/>
    <w:rsid w:val="00ED4892"/>
    <w:rsid w:val="00ED5269"/>
    <w:rsid w:val="00ED5E2D"/>
    <w:rsid w:val="00EE0A66"/>
    <w:rsid w:val="00EE1C86"/>
    <w:rsid w:val="00EE2610"/>
    <w:rsid w:val="00EE3A8B"/>
    <w:rsid w:val="00EE4932"/>
    <w:rsid w:val="00EE594E"/>
    <w:rsid w:val="00EF0128"/>
    <w:rsid w:val="00EF0209"/>
    <w:rsid w:val="00EF183A"/>
    <w:rsid w:val="00EF1AD3"/>
    <w:rsid w:val="00EF1DCB"/>
    <w:rsid w:val="00EF1E77"/>
    <w:rsid w:val="00EF2126"/>
    <w:rsid w:val="00EF3F52"/>
    <w:rsid w:val="00EF45DD"/>
    <w:rsid w:val="00EF5EA8"/>
    <w:rsid w:val="00EF6317"/>
    <w:rsid w:val="00EF682F"/>
    <w:rsid w:val="00EF6962"/>
    <w:rsid w:val="00EF6AEA"/>
    <w:rsid w:val="00F002DD"/>
    <w:rsid w:val="00F008AA"/>
    <w:rsid w:val="00F034AC"/>
    <w:rsid w:val="00F0477E"/>
    <w:rsid w:val="00F05794"/>
    <w:rsid w:val="00F059F9"/>
    <w:rsid w:val="00F05C85"/>
    <w:rsid w:val="00F0665F"/>
    <w:rsid w:val="00F1030E"/>
    <w:rsid w:val="00F11906"/>
    <w:rsid w:val="00F12B75"/>
    <w:rsid w:val="00F13A5F"/>
    <w:rsid w:val="00F14122"/>
    <w:rsid w:val="00F14497"/>
    <w:rsid w:val="00F146E5"/>
    <w:rsid w:val="00F159CF"/>
    <w:rsid w:val="00F161F8"/>
    <w:rsid w:val="00F168D2"/>
    <w:rsid w:val="00F1772D"/>
    <w:rsid w:val="00F21890"/>
    <w:rsid w:val="00F2262E"/>
    <w:rsid w:val="00F23863"/>
    <w:rsid w:val="00F24E3F"/>
    <w:rsid w:val="00F25751"/>
    <w:rsid w:val="00F25905"/>
    <w:rsid w:val="00F25B99"/>
    <w:rsid w:val="00F27753"/>
    <w:rsid w:val="00F3043B"/>
    <w:rsid w:val="00F3060F"/>
    <w:rsid w:val="00F313A8"/>
    <w:rsid w:val="00F336CE"/>
    <w:rsid w:val="00F3372D"/>
    <w:rsid w:val="00F3463D"/>
    <w:rsid w:val="00F34DA8"/>
    <w:rsid w:val="00F36A5E"/>
    <w:rsid w:val="00F40A3E"/>
    <w:rsid w:val="00F40DE6"/>
    <w:rsid w:val="00F40E6A"/>
    <w:rsid w:val="00F42116"/>
    <w:rsid w:val="00F427C4"/>
    <w:rsid w:val="00F43090"/>
    <w:rsid w:val="00F4410C"/>
    <w:rsid w:val="00F44EA0"/>
    <w:rsid w:val="00F455EA"/>
    <w:rsid w:val="00F473ED"/>
    <w:rsid w:val="00F4757B"/>
    <w:rsid w:val="00F5145B"/>
    <w:rsid w:val="00F52A51"/>
    <w:rsid w:val="00F52B93"/>
    <w:rsid w:val="00F56D82"/>
    <w:rsid w:val="00F6224C"/>
    <w:rsid w:val="00F623E5"/>
    <w:rsid w:val="00F6298D"/>
    <w:rsid w:val="00F6356D"/>
    <w:rsid w:val="00F64792"/>
    <w:rsid w:val="00F65441"/>
    <w:rsid w:val="00F669C1"/>
    <w:rsid w:val="00F66C25"/>
    <w:rsid w:val="00F6790C"/>
    <w:rsid w:val="00F67974"/>
    <w:rsid w:val="00F67F32"/>
    <w:rsid w:val="00F70207"/>
    <w:rsid w:val="00F70519"/>
    <w:rsid w:val="00F71387"/>
    <w:rsid w:val="00F71B25"/>
    <w:rsid w:val="00F71C6D"/>
    <w:rsid w:val="00F72806"/>
    <w:rsid w:val="00F73765"/>
    <w:rsid w:val="00F7444A"/>
    <w:rsid w:val="00F74FAA"/>
    <w:rsid w:val="00F76632"/>
    <w:rsid w:val="00F76895"/>
    <w:rsid w:val="00F80597"/>
    <w:rsid w:val="00F808A7"/>
    <w:rsid w:val="00F813D6"/>
    <w:rsid w:val="00F82EE7"/>
    <w:rsid w:val="00F82F74"/>
    <w:rsid w:val="00F83204"/>
    <w:rsid w:val="00F847E4"/>
    <w:rsid w:val="00F8495F"/>
    <w:rsid w:val="00F86233"/>
    <w:rsid w:val="00F86472"/>
    <w:rsid w:val="00F8659B"/>
    <w:rsid w:val="00F87819"/>
    <w:rsid w:val="00F900F7"/>
    <w:rsid w:val="00F916BE"/>
    <w:rsid w:val="00F9257D"/>
    <w:rsid w:val="00F92A45"/>
    <w:rsid w:val="00F92ED5"/>
    <w:rsid w:val="00F95240"/>
    <w:rsid w:val="00F964B9"/>
    <w:rsid w:val="00F96602"/>
    <w:rsid w:val="00F967B3"/>
    <w:rsid w:val="00F97009"/>
    <w:rsid w:val="00F972E5"/>
    <w:rsid w:val="00FA0161"/>
    <w:rsid w:val="00FA02E6"/>
    <w:rsid w:val="00FA1B42"/>
    <w:rsid w:val="00FA2A29"/>
    <w:rsid w:val="00FA2EF5"/>
    <w:rsid w:val="00FA427F"/>
    <w:rsid w:val="00FA5C5A"/>
    <w:rsid w:val="00FA7074"/>
    <w:rsid w:val="00FA7177"/>
    <w:rsid w:val="00FA744F"/>
    <w:rsid w:val="00FB080E"/>
    <w:rsid w:val="00FB12FA"/>
    <w:rsid w:val="00FB2563"/>
    <w:rsid w:val="00FB3AF0"/>
    <w:rsid w:val="00FB40F9"/>
    <w:rsid w:val="00FB4736"/>
    <w:rsid w:val="00FB5FCA"/>
    <w:rsid w:val="00FB66A2"/>
    <w:rsid w:val="00FC0B19"/>
    <w:rsid w:val="00FC24E1"/>
    <w:rsid w:val="00FC278A"/>
    <w:rsid w:val="00FC283F"/>
    <w:rsid w:val="00FC38EE"/>
    <w:rsid w:val="00FC534D"/>
    <w:rsid w:val="00FC6C56"/>
    <w:rsid w:val="00FC734C"/>
    <w:rsid w:val="00FC799F"/>
    <w:rsid w:val="00FC7C29"/>
    <w:rsid w:val="00FD0CE3"/>
    <w:rsid w:val="00FD3590"/>
    <w:rsid w:val="00FD387B"/>
    <w:rsid w:val="00FD3C92"/>
    <w:rsid w:val="00FD3F02"/>
    <w:rsid w:val="00FD49A2"/>
    <w:rsid w:val="00FD6B22"/>
    <w:rsid w:val="00FE0735"/>
    <w:rsid w:val="00FE33A5"/>
    <w:rsid w:val="00FE462E"/>
    <w:rsid w:val="00FF171F"/>
    <w:rsid w:val="00FF2BA5"/>
    <w:rsid w:val="00FF4C4E"/>
    <w:rsid w:val="00FF4C5A"/>
    <w:rsid w:val="00FF6988"/>
    <w:rsid w:val="00FF7C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63477E"/>
  <w15:docId w15:val="{E5A6E2F5-57E6-4EF4-9368-31B105BB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iPriority="9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3" w:semiHidden="1" w:unhideWhenUsed="1"/>
    <w:lsdException w:name="List Number 4" w:semiHidden="1" w:unhideWhenUsed="1"/>
    <w:lsdException w:name="List Number 5" w:uiPriority="99"/>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011D"/>
    <w:pPr>
      <w:spacing w:before="120"/>
    </w:pPr>
    <w:rPr>
      <w:sz w:val="24"/>
    </w:rPr>
  </w:style>
  <w:style w:type="paragraph" w:styleId="Heading1">
    <w:name w:val="heading 1"/>
    <w:next w:val="BodyText"/>
    <w:link w:val="Heading1Char"/>
    <w:qFormat/>
    <w:rsid w:val="005B5D47"/>
    <w:pPr>
      <w:keepNext/>
      <w:pageBreakBefore/>
      <w:numPr>
        <w:numId w:val="16"/>
      </w:numPr>
      <w:spacing w:before="240" w:after="60"/>
      <w:outlineLvl w:val="0"/>
    </w:pPr>
    <w:rPr>
      <w:rFonts w:ascii="Arial" w:hAnsi="Arial"/>
      <w:b/>
      <w:noProof/>
      <w:kern w:val="28"/>
      <w:sz w:val="28"/>
    </w:rPr>
  </w:style>
  <w:style w:type="paragraph" w:styleId="Heading2">
    <w:name w:val="heading 2"/>
    <w:basedOn w:val="Heading1"/>
    <w:next w:val="BodyText"/>
    <w:link w:val="Heading2Char"/>
    <w:qFormat/>
    <w:rsid w:val="00597DB2"/>
    <w:pPr>
      <w:pageBreakBefore w:val="0"/>
      <w:numPr>
        <w:ilvl w:val="1"/>
      </w:numPr>
      <w:outlineLvl w:val="1"/>
    </w:pPr>
  </w:style>
  <w:style w:type="paragraph" w:styleId="Heading3">
    <w:name w:val="heading 3"/>
    <w:basedOn w:val="Heading2"/>
    <w:next w:val="BodyText"/>
    <w:link w:val="Heading3Char"/>
    <w:qFormat/>
    <w:rsid w:val="005B5D47"/>
    <w:pPr>
      <w:numPr>
        <w:ilvl w:val="2"/>
      </w:numPr>
      <w:outlineLvl w:val="2"/>
    </w:pPr>
    <w:rPr>
      <w:sz w:val="24"/>
    </w:rPr>
  </w:style>
  <w:style w:type="paragraph" w:styleId="Heading4">
    <w:name w:val="heading 4"/>
    <w:basedOn w:val="Heading3"/>
    <w:next w:val="BodyText"/>
    <w:link w:val="Heading4Char"/>
    <w:qFormat/>
    <w:rsid w:val="00597DB2"/>
    <w:pPr>
      <w:numPr>
        <w:ilvl w:val="3"/>
        <w:numId w:val="0"/>
      </w:numPr>
      <w:outlineLvl w:val="3"/>
    </w:pPr>
  </w:style>
  <w:style w:type="paragraph" w:styleId="Heading5">
    <w:name w:val="heading 5"/>
    <w:basedOn w:val="Heading4"/>
    <w:next w:val="BodyText"/>
    <w:link w:val="Heading5Char"/>
    <w:qFormat/>
    <w:rsid w:val="00597DB2"/>
    <w:pPr>
      <w:numPr>
        <w:ilvl w:val="4"/>
      </w:numPr>
      <w:outlineLvl w:val="4"/>
    </w:pPr>
  </w:style>
  <w:style w:type="paragraph" w:styleId="Heading6">
    <w:name w:val="heading 6"/>
    <w:basedOn w:val="Heading5"/>
    <w:next w:val="BodyText"/>
    <w:qFormat/>
    <w:rsid w:val="00597DB2"/>
    <w:pPr>
      <w:numPr>
        <w:ilvl w:val="5"/>
      </w:numPr>
      <w:outlineLvl w:val="5"/>
    </w:pPr>
  </w:style>
  <w:style w:type="paragraph" w:styleId="Heading7">
    <w:name w:val="heading 7"/>
    <w:basedOn w:val="Heading6"/>
    <w:next w:val="BodyText"/>
    <w:qFormat/>
    <w:rsid w:val="00597DB2"/>
    <w:pPr>
      <w:numPr>
        <w:ilvl w:val="6"/>
      </w:numPr>
      <w:outlineLvl w:val="6"/>
    </w:pPr>
  </w:style>
  <w:style w:type="paragraph" w:styleId="Heading8">
    <w:name w:val="heading 8"/>
    <w:basedOn w:val="Heading7"/>
    <w:next w:val="BodyText"/>
    <w:qFormat/>
    <w:rsid w:val="00597DB2"/>
    <w:pPr>
      <w:numPr>
        <w:ilvl w:val="7"/>
      </w:numPr>
      <w:outlineLvl w:val="7"/>
    </w:pPr>
  </w:style>
  <w:style w:type="paragraph" w:styleId="Heading9">
    <w:name w:val="heading 9"/>
    <w:basedOn w:val="Heading8"/>
    <w:next w:val="BodyText"/>
    <w:qFormat/>
    <w:rsid w:val="00597DB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597DB2"/>
    <w:pPr>
      <w:spacing w:before="120"/>
    </w:pPr>
    <w:rPr>
      <w:sz w:val="24"/>
    </w:rPr>
  </w:style>
  <w:style w:type="character" w:customStyle="1" w:styleId="BodyTextChar">
    <w:name w:val="Body Text Char"/>
    <w:link w:val="BodyText"/>
    <w:rsid w:val="00597DB2"/>
    <w:rPr>
      <w:sz w:val="24"/>
    </w:rPr>
  </w:style>
  <w:style w:type="character" w:customStyle="1" w:styleId="Heading2Char">
    <w:name w:val="Heading 2 Char"/>
    <w:link w:val="Heading2"/>
    <w:rsid w:val="004B576F"/>
    <w:rPr>
      <w:rFonts w:ascii="Arial" w:hAnsi="Arial"/>
      <w:b/>
      <w:noProof/>
      <w:kern w:val="28"/>
      <w:sz w:val="28"/>
    </w:rPr>
  </w:style>
  <w:style w:type="paragraph" w:customStyle="1" w:styleId="AppendixHeading4">
    <w:name w:val="Appendix Heading 4"/>
    <w:basedOn w:val="Heading4"/>
    <w:link w:val="AppendixHeading4Char"/>
    <w:qFormat/>
    <w:rsid w:val="00325079"/>
    <w:pPr>
      <w:numPr>
        <w:ilvl w:val="0"/>
      </w:numPr>
    </w:pPr>
    <w:rPr>
      <w:noProof w:val="0"/>
    </w:rPr>
  </w:style>
  <w:style w:type="paragraph" w:styleId="List">
    <w:name w:val="List"/>
    <w:basedOn w:val="BodyText"/>
    <w:link w:val="ListChar"/>
    <w:rsid w:val="00597DB2"/>
    <w:pPr>
      <w:ind w:left="1080" w:hanging="720"/>
    </w:pPr>
  </w:style>
  <w:style w:type="paragraph" w:styleId="ListBullet">
    <w:name w:val="List Bullet"/>
    <w:basedOn w:val="Normal"/>
    <w:link w:val="ListBulletChar"/>
    <w:unhideWhenUsed/>
    <w:rsid w:val="00597DB2"/>
    <w:pPr>
      <w:numPr>
        <w:numId w:val="1"/>
      </w:numPr>
    </w:pPr>
  </w:style>
  <w:style w:type="paragraph" w:styleId="Bibliography">
    <w:name w:val="Bibliography"/>
    <w:basedOn w:val="Normal"/>
    <w:next w:val="Normal"/>
    <w:uiPriority w:val="37"/>
    <w:unhideWhenUsed/>
    <w:rsid w:val="00C56183"/>
  </w:style>
  <w:style w:type="paragraph" w:styleId="BlockText">
    <w:name w:val="Block Text"/>
    <w:basedOn w:val="Normal"/>
    <w:rsid w:val="00C56183"/>
    <w:pPr>
      <w:spacing w:after="120"/>
      <w:ind w:left="1440" w:right="1440"/>
    </w:pPr>
  </w:style>
  <w:style w:type="paragraph" w:styleId="List2">
    <w:name w:val="List 2"/>
    <w:basedOn w:val="List"/>
    <w:link w:val="List2Char"/>
    <w:rsid w:val="00597DB2"/>
    <w:pPr>
      <w:ind w:left="1440"/>
    </w:pPr>
  </w:style>
  <w:style w:type="paragraph" w:styleId="TOC1">
    <w:name w:val="toc 1"/>
    <w:next w:val="Normal"/>
    <w:uiPriority w:val="39"/>
    <w:rsid w:val="00836F8A"/>
    <w:pPr>
      <w:tabs>
        <w:tab w:val="right" w:leader="dot" w:pos="9346"/>
      </w:tabs>
      <w:ind w:left="288" w:hanging="288"/>
    </w:pPr>
    <w:rPr>
      <w:sz w:val="24"/>
      <w:szCs w:val="24"/>
    </w:rPr>
  </w:style>
  <w:style w:type="paragraph" w:styleId="TOC2">
    <w:name w:val="toc 2"/>
    <w:basedOn w:val="TOC1"/>
    <w:next w:val="Normal"/>
    <w:uiPriority w:val="39"/>
    <w:rsid w:val="00836F8A"/>
    <w:pPr>
      <w:tabs>
        <w:tab w:val="clear" w:pos="9346"/>
        <w:tab w:val="right" w:leader="dot" w:pos="9350"/>
      </w:tabs>
      <w:ind w:left="720" w:hanging="432"/>
    </w:pPr>
  </w:style>
  <w:style w:type="paragraph" w:styleId="TOC3">
    <w:name w:val="toc 3"/>
    <w:basedOn w:val="TOC2"/>
    <w:next w:val="Normal"/>
    <w:uiPriority w:val="39"/>
    <w:rsid w:val="00836F8A"/>
    <w:pPr>
      <w:ind w:left="1152" w:hanging="576"/>
    </w:pPr>
  </w:style>
  <w:style w:type="paragraph" w:styleId="TOC4">
    <w:name w:val="toc 4"/>
    <w:basedOn w:val="TOC3"/>
    <w:next w:val="Normal"/>
    <w:uiPriority w:val="39"/>
    <w:rsid w:val="00836F8A"/>
    <w:pPr>
      <w:ind w:left="1584" w:hanging="720"/>
    </w:pPr>
  </w:style>
  <w:style w:type="paragraph" w:styleId="TOC5">
    <w:name w:val="toc 5"/>
    <w:basedOn w:val="TOC4"/>
    <w:next w:val="Normal"/>
    <w:uiPriority w:val="39"/>
    <w:rsid w:val="00836F8A"/>
    <w:pPr>
      <w:ind w:left="2160" w:hanging="1008"/>
    </w:pPr>
  </w:style>
  <w:style w:type="paragraph" w:styleId="TOC6">
    <w:name w:val="toc 6"/>
    <w:basedOn w:val="TOC5"/>
    <w:next w:val="Normal"/>
    <w:uiPriority w:val="39"/>
    <w:rsid w:val="00836F8A"/>
    <w:pPr>
      <w:ind w:left="2592" w:hanging="1152"/>
    </w:pPr>
  </w:style>
  <w:style w:type="paragraph" w:styleId="TOC7">
    <w:name w:val="toc 7"/>
    <w:basedOn w:val="TOC6"/>
    <w:next w:val="Normal"/>
    <w:uiPriority w:val="39"/>
    <w:rsid w:val="00836F8A"/>
    <w:pPr>
      <w:ind w:left="3024" w:hanging="1296"/>
    </w:pPr>
  </w:style>
  <w:style w:type="paragraph" w:styleId="TOC8">
    <w:name w:val="toc 8"/>
    <w:basedOn w:val="TOC7"/>
    <w:next w:val="Normal"/>
    <w:uiPriority w:val="39"/>
    <w:rsid w:val="00836F8A"/>
    <w:pPr>
      <w:ind w:left="3456" w:hanging="1440"/>
    </w:pPr>
  </w:style>
  <w:style w:type="paragraph" w:styleId="TOC9">
    <w:name w:val="toc 9"/>
    <w:basedOn w:val="TOC8"/>
    <w:next w:val="Normal"/>
    <w:uiPriority w:val="39"/>
    <w:rsid w:val="00836F8A"/>
    <w:pPr>
      <w:ind w:left="4032" w:hanging="1728"/>
    </w:pPr>
  </w:style>
  <w:style w:type="paragraph" w:customStyle="1" w:styleId="TableEntry">
    <w:name w:val="Table Entry"/>
    <w:basedOn w:val="BodyText"/>
    <w:link w:val="TableEntryChar"/>
    <w:qFormat/>
    <w:rsid w:val="00597DB2"/>
    <w:pPr>
      <w:spacing w:before="40" w:after="40"/>
      <w:ind w:left="72" w:right="72"/>
    </w:pPr>
    <w:rPr>
      <w:sz w:val="18"/>
    </w:rPr>
  </w:style>
  <w:style w:type="paragraph" w:customStyle="1" w:styleId="TableEntryHeader">
    <w:name w:val="Table Entry Header"/>
    <w:basedOn w:val="TableEntry"/>
    <w:link w:val="TableEntryHeaderChar"/>
    <w:qFormat/>
    <w:rsid w:val="00781E38"/>
    <w:pPr>
      <w:keepNext/>
      <w:jc w:val="center"/>
    </w:pPr>
    <w:rPr>
      <w:rFonts w:ascii="Arial" w:hAnsi="Arial"/>
      <w:b/>
      <w:sz w:val="20"/>
    </w:rPr>
  </w:style>
  <w:style w:type="paragraph" w:customStyle="1" w:styleId="TableTitle">
    <w:name w:val="Table Title"/>
    <w:basedOn w:val="BodyText"/>
    <w:rsid w:val="004A7E19"/>
    <w:pPr>
      <w:keepNext/>
      <w:spacing w:before="300" w:after="60"/>
      <w:jc w:val="center"/>
    </w:pPr>
    <w:rPr>
      <w:rFonts w:ascii="Arial" w:hAnsi="Arial"/>
      <w:b/>
      <w:sz w:val="22"/>
    </w:rPr>
  </w:style>
  <w:style w:type="paragraph" w:customStyle="1" w:styleId="FigureTitle">
    <w:name w:val="Figure Title"/>
    <w:basedOn w:val="TableTitle"/>
    <w:rsid w:val="006C2D4D"/>
    <w:pPr>
      <w:keepNext w:val="0"/>
      <w:keepLines/>
      <w:spacing w:before="60" w:after="300"/>
    </w:pPr>
  </w:style>
  <w:style w:type="paragraph" w:customStyle="1" w:styleId="XMLExample">
    <w:name w:val="XML Example"/>
    <w:basedOn w:val="BodyText"/>
    <w:rsid w:val="003D24EE"/>
    <w:pPr>
      <w:spacing w:before="0"/>
    </w:pPr>
    <w:rPr>
      <w:rFonts w:ascii="Courier New" w:hAnsi="Courier New" w:cs="Courier New"/>
      <w:sz w:val="20"/>
    </w:rPr>
  </w:style>
  <w:style w:type="paragraph" w:styleId="List3">
    <w:name w:val="List 3"/>
    <w:basedOn w:val="Normal"/>
    <w:link w:val="List3Char"/>
    <w:rsid w:val="00597DB2"/>
    <w:pPr>
      <w:ind w:left="1800" w:hanging="720"/>
    </w:pPr>
  </w:style>
  <w:style w:type="paragraph" w:styleId="ListContinue">
    <w:name w:val="List Continue"/>
    <w:basedOn w:val="Normal"/>
    <w:link w:val="ListContinueChar"/>
    <w:uiPriority w:val="99"/>
    <w:unhideWhenUsed/>
    <w:rsid w:val="00597DB2"/>
    <w:pPr>
      <w:ind w:left="360"/>
      <w:contextualSpacing/>
    </w:pPr>
  </w:style>
  <w:style w:type="paragraph" w:styleId="ListContinue2">
    <w:name w:val="List Continue 2"/>
    <w:basedOn w:val="Normal"/>
    <w:uiPriority w:val="99"/>
    <w:unhideWhenUsed/>
    <w:rsid w:val="00597DB2"/>
    <w:pPr>
      <w:ind w:left="720"/>
      <w:contextualSpacing/>
    </w:pPr>
  </w:style>
  <w:style w:type="paragraph" w:customStyle="1" w:styleId="ParagraphHeading">
    <w:name w:val="Paragraph Heading"/>
    <w:basedOn w:val="Caption"/>
    <w:next w:val="BodyText"/>
    <w:rsid w:val="00597DB2"/>
    <w:pPr>
      <w:spacing w:before="180"/>
    </w:pPr>
  </w:style>
  <w:style w:type="paragraph" w:customStyle="1" w:styleId="ListNumberContinue">
    <w:name w:val="List Number Continue"/>
    <w:basedOn w:val="Normal"/>
    <w:pPr>
      <w:spacing w:before="60"/>
      <w:ind w:left="900"/>
    </w:pPr>
  </w:style>
  <w:style w:type="paragraph" w:styleId="BodyText3">
    <w:name w:val="Body Text 3"/>
    <w:basedOn w:val="Normal"/>
    <w:link w:val="BodyText3Char"/>
    <w:rsid w:val="00C56183"/>
    <w:pPr>
      <w:spacing w:after="120"/>
    </w:pPr>
    <w:rPr>
      <w:sz w:val="16"/>
      <w:szCs w:val="16"/>
    </w:rPr>
  </w:style>
  <w:style w:type="character" w:customStyle="1" w:styleId="BodyText3Char">
    <w:name w:val="Body Text 3 Char"/>
    <w:link w:val="BodyText3"/>
    <w:rsid w:val="00C56183"/>
    <w:rPr>
      <w:sz w:val="16"/>
      <w:szCs w:val="16"/>
    </w:rPr>
  </w:style>
  <w:style w:type="character" w:customStyle="1" w:styleId="ListBulletChar">
    <w:name w:val="List Bullet Char"/>
    <w:link w:val="ListBullet"/>
    <w:rsid w:val="00024BCD"/>
    <w:rPr>
      <w:sz w:val="24"/>
    </w:rPr>
  </w:style>
  <w:style w:type="paragraph" w:customStyle="1" w:styleId="List3Continue">
    <w:name w:val="List 3 Continue"/>
    <w:basedOn w:val="List3"/>
    <w:pPr>
      <w:ind w:firstLine="0"/>
    </w:pPr>
  </w:style>
  <w:style w:type="paragraph" w:customStyle="1" w:styleId="AppendixHeading2">
    <w:name w:val="Appendix Heading 2"/>
    <w:basedOn w:val="AppendixHeading1"/>
    <w:next w:val="BodyText"/>
    <w:rsid w:val="00325079"/>
    <w:pPr>
      <w:outlineLvl w:val="1"/>
    </w:pPr>
  </w:style>
  <w:style w:type="paragraph" w:customStyle="1" w:styleId="AppendixHeading1">
    <w:name w:val="Appendix Heading 1"/>
    <w:next w:val="BodyText"/>
    <w:rsid w:val="00325079"/>
    <w:pPr>
      <w:tabs>
        <w:tab w:val="left" w:pos="900"/>
      </w:tabs>
      <w:spacing w:before="240" w:after="60"/>
      <w:outlineLvl w:val="0"/>
    </w:pPr>
    <w:rPr>
      <w:rFonts w:ascii="Arial" w:hAnsi="Arial"/>
      <w:b/>
      <w:noProof/>
      <w:kern w:val="28"/>
      <w:sz w:val="28"/>
    </w:rPr>
  </w:style>
  <w:style w:type="paragraph" w:customStyle="1" w:styleId="AppendixHeading3">
    <w:name w:val="Appendix Heading 3"/>
    <w:basedOn w:val="AppendixHeading2"/>
    <w:next w:val="BodyText"/>
    <w:rsid w:val="00325079"/>
    <w:pPr>
      <w:numPr>
        <w:ilvl w:val="2"/>
        <w:numId w:val="18"/>
      </w:numPr>
      <w:outlineLvl w:val="2"/>
    </w:pPr>
    <w:rPr>
      <w:sz w:val="24"/>
    </w:rPr>
  </w:style>
  <w:style w:type="character" w:styleId="FootnoteReference">
    <w:name w:val="footnote reference"/>
    <w:uiPriority w:val="99"/>
    <w:semiHidden/>
    <w:rsid w:val="00597DB2"/>
    <w:rPr>
      <w:vertAlign w:val="superscript"/>
    </w:rPr>
  </w:style>
  <w:style w:type="paragraph" w:styleId="Header">
    <w:name w:val="header"/>
    <w:basedOn w:val="Normal"/>
    <w:rsid w:val="00597DB2"/>
    <w:pPr>
      <w:tabs>
        <w:tab w:val="center" w:pos="4320"/>
        <w:tab w:val="right" w:pos="8640"/>
      </w:tabs>
    </w:pPr>
  </w:style>
  <w:style w:type="paragraph" w:styleId="FootnoteText">
    <w:name w:val="footnote text"/>
    <w:basedOn w:val="Normal"/>
    <w:link w:val="FootnoteTextChar"/>
    <w:uiPriority w:val="99"/>
    <w:semiHidden/>
    <w:rsid w:val="00597DB2"/>
    <w:rPr>
      <w:sz w:val="20"/>
    </w:rPr>
  </w:style>
  <w:style w:type="character" w:styleId="PageNumber">
    <w:name w:val="page number"/>
    <w:rsid w:val="00597DB2"/>
  </w:style>
  <w:style w:type="paragraph" w:styleId="Footer">
    <w:name w:val="footer"/>
    <w:basedOn w:val="Normal"/>
    <w:rsid w:val="00597DB2"/>
    <w:pPr>
      <w:tabs>
        <w:tab w:val="center" w:pos="4320"/>
        <w:tab w:val="right" w:pos="8640"/>
      </w:tabs>
    </w:pPr>
  </w:style>
  <w:style w:type="character" w:styleId="FollowedHyperlink">
    <w:name w:val="FollowedHyperlink"/>
    <w:rsid w:val="00597DB2"/>
    <w:rPr>
      <w:color w:val="800080"/>
      <w:u w:val="single"/>
    </w:rPr>
  </w:style>
  <w:style w:type="paragraph" w:customStyle="1" w:styleId="Glossary">
    <w:name w:val="Glossary"/>
    <w:basedOn w:val="Heading1"/>
    <w:rsid w:val="00597DB2"/>
    <w:pPr>
      <w:numPr>
        <w:numId w:val="0"/>
      </w:numPr>
    </w:pPr>
  </w:style>
  <w:style w:type="character" w:styleId="Hyperlink">
    <w:name w:val="Hyperlink"/>
    <w:uiPriority w:val="99"/>
    <w:rsid w:val="00597DB2"/>
    <w:rPr>
      <w:color w:val="0000FF"/>
      <w:u w:val="single"/>
    </w:rPr>
  </w:style>
  <w:style w:type="paragraph" w:styleId="DocumentMap">
    <w:name w:val="Document Map"/>
    <w:basedOn w:val="Normal"/>
    <w:semiHidden/>
    <w:rsid w:val="00597DB2"/>
    <w:pPr>
      <w:shd w:val="clear" w:color="auto" w:fill="000080"/>
    </w:pPr>
    <w:rPr>
      <w:rFonts w:ascii="Tahoma" w:hAnsi="Tahoma" w:cs="Tahoma"/>
    </w:rPr>
  </w:style>
  <w:style w:type="paragraph" w:styleId="CommentText">
    <w:name w:val="annotation text"/>
    <w:basedOn w:val="Normal"/>
    <w:link w:val="CommentTextChar"/>
    <w:unhideWhenUsed/>
    <w:rsid w:val="009D158D"/>
    <w:rPr>
      <w:sz w:val="20"/>
    </w:rPr>
  </w:style>
  <w:style w:type="character" w:customStyle="1" w:styleId="CommentTextChar">
    <w:name w:val="Comment Text Char"/>
    <w:basedOn w:val="DefaultParagraphFont"/>
    <w:link w:val="CommentText"/>
    <w:rsid w:val="009D158D"/>
  </w:style>
  <w:style w:type="paragraph" w:styleId="ListContinue3">
    <w:name w:val="List Continue 3"/>
    <w:basedOn w:val="Normal"/>
    <w:uiPriority w:val="99"/>
    <w:unhideWhenUsed/>
    <w:rsid w:val="00597DB2"/>
    <w:pPr>
      <w:ind w:left="1080"/>
      <w:contextualSpacing/>
    </w:pPr>
  </w:style>
  <w:style w:type="paragraph" w:styleId="ListContinue4">
    <w:name w:val="List Continue 4"/>
    <w:basedOn w:val="Normal"/>
    <w:uiPriority w:val="99"/>
    <w:unhideWhenUsed/>
    <w:rsid w:val="00597DB2"/>
    <w:pPr>
      <w:ind w:left="1440"/>
      <w:contextualSpacing/>
    </w:pPr>
  </w:style>
  <w:style w:type="paragraph" w:styleId="ListContinue5">
    <w:name w:val="List Continue 5"/>
    <w:basedOn w:val="Normal"/>
    <w:uiPriority w:val="99"/>
    <w:unhideWhenUsed/>
    <w:rsid w:val="00597DB2"/>
    <w:pPr>
      <w:ind w:left="1800"/>
      <w:contextualSpacing/>
    </w:pPr>
  </w:style>
  <w:style w:type="paragraph" w:styleId="ListNumber2">
    <w:name w:val="List Number 2"/>
    <w:basedOn w:val="Normal"/>
    <w:link w:val="ListNumber2Char"/>
    <w:rsid w:val="00597DB2"/>
    <w:pPr>
      <w:numPr>
        <w:numId w:val="5"/>
      </w:numPr>
    </w:pPr>
  </w:style>
  <w:style w:type="paragraph" w:styleId="ListNumber3">
    <w:name w:val="List Number 3"/>
    <w:basedOn w:val="Normal"/>
    <w:rsid w:val="00597DB2"/>
    <w:pPr>
      <w:numPr>
        <w:numId w:val="6"/>
      </w:numPr>
    </w:pPr>
  </w:style>
  <w:style w:type="paragraph" w:styleId="ListNumber4">
    <w:name w:val="List Number 4"/>
    <w:basedOn w:val="Normal"/>
    <w:rsid w:val="00597DB2"/>
    <w:pPr>
      <w:numPr>
        <w:numId w:val="7"/>
      </w:numPr>
    </w:pPr>
  </w:style>
  <w:style w:type="paragraph" w:styleId="ListNumber5">
    <w:name w:val="List Number 5"/>
    <w:basedOn w:val="Normal"/>
    <w:uiPriority w:val="99"/>
    <w:unhideWhenUsed/>
    <w:rsid w:val="00597DB2"/>
    <w:pPr>
      <w:numPr>
        <w:numId w:val="8"/>
      </w:numPr>
    </w:pPr>
  </w:style>
  <w:style w:type="paragraph" w:styleId="PlainText">
    <w:name w:val="Plain Text"/>
    <w:basedOn w:val="Normal"/>
    <w:rPr>
      <w:rFonts w:ascii="Courier New" w:hAnsi="Courier New" w:cs="Courier New"/>
      <w:sz w:val="20"/>
    </w:rPr>
  </w:style>
  <w:style w:type="paragraph" w:styleId="TableofFigures">
    <w:name w:val="table of figures"/>
    <w:basedOn w:val="Normal"/>
    <w:next w:val="Normal"/>
    <w:semiHidden/>
    <w:pPr>
      <w:ind w:left="480" w:hanging="480"/>
    </w:pPr>
  </w:style>
  <w:style w:type="paragraph" w:styleId="Title">
    <w:name w:val="Title"/>
    <w:basedOn w:val="Normal"/>
    <w:next w:val="Normal"/>
    <w:link w:val="TitleChar"/>
    <w:qFormat/>
    <w:rsid w:val="00597DB2"/>
    <w:pPr>
      <w:pBdr>
        <w:bottom w:val="single" w:sz="8" w:space="4" w:color="4F81BD"/>
      </w:pBdr>
      <w:spacing w:before="0" w:after="300"/>
      <w:contextualSpacing/>
    </w:pPr>
    <w:rPr>
      <w:rFonts w:ascii="Cambria" w:hAnsi="Cambria"/>
      <w:color w:val="17365D"/>
      <w:spacing w:val="5"/>
      <w:kern w:val="28"/>
      <w:sz w:val="52"/>
      <w:szCs w:val="52"/>
    </w:rPr>
  </w:style>
  <w:style w:type="paragraph" w:customStyle="1" w:styleId="Note">
    <w:name w:val="Note"/>
    <w:basedOn w:val="Normal"/>
    <w:qFormat/>
    <w:rsid w:val="00597DB2"/>
    <w:pPr>
      <w:tabs>
        <w:tab w:val="left" w:pos="720"/>
        <w:tab w:val="left" w:pos="1216"/>
        <w:tab w:val="left" w:pos="1936"/>
        <w:tab w:val="left" w:pos="2536"/>
        <w:tab w:val="left" w:pos="3616"/>
        <w:tab w:val="left" w:pos="5056"/>
        <w:tab w:val="right" w:leader="dot" w:pos="8644"/>
      </w:tabs>
      <w:suppressAutoHyphens/>
      <w:spacing w:after="60"/>
      <w:ind w:left="734" w:hanging="547"/>
    </w:pPr>
    <w:rPr>
      <w:sz w:val="18"/>
    </w:rPr>
  </w:style>
  <w:style w:type="character" w:styleId="CommentReference">
    <w:name w:val="annotation reference"/>
    <w:rsid w:val="00597DB2"/>
    <w:rPr>
      <w:sz w:val="16"/>
      <w:szCs w:val="16"/>
    </w:rPr>
  </w:style>
  <w:style w:type="paragraph" w:styleId="TableofAuthorities">
    <w:name w:val="table of authorities"/>
    <w:basedOn w:val="Normal"/>
    <w:next w:val="Normal"/>
    <w:rsid w:val="005B5D47"/>
    <w:pPr>
      <w:ind w:left="240" w:hanging="240"/>
    </w:pPr>
  </w:style>
  <w:style w:type="paragraph" w:styleId="BodyTextIndent2">
    <w:name w:val="Body Text Indent 2"/>
    <w:basedOn w:val="Normal"/>
    <w:rsid w:val="00597DB2"/>
    <w:pPr>
      <w:ind w:left="1620" w:hanging="360"/>
    </w:pPr>
  </w:style>
  <w:style w:type="paragraph" w:styleId="BodyTextFirstIndent">
    <w:name w:val="Body Text First Indent"/>
    <w:basedOn w:val="BodyText"/>
    <w:link w:val="BodyTextFirstIndentChar"/>
    <w:rsid w:val="00D05B7C"/>
    <w:pPr>
      <w:spacing w:after="120"/>
      <w:ind w:firstLine="210"/>
    </w:pPr>
  </w:style>
  <w:style w:type="paragraph" w:customStyle="1" w:styleId="EditorInstructions">
    <w:name w:val="Editor Instructions"/>
    <w:basedOn w:val="BodyText"/>
    <w:rsid w:val="00662893"/>
    <w:pPr>
      <w:pBdr>
        <w:top w:val="single" w:sz="4" w:space="1" w:color="auto"/>
        <w:left w:val="single" w:sz="4" w:space="4" w:color="auto"/>
        <w:bottom w:val="single" w:sz="4" w:space="1" w:color="auto"/>
        <w:right w:val="single" w:sz="4" w:space="4" w:color="auto"/>
      </w:pBdr>
    </w:pPr>
    <w:rPr>
      <w:i/>
      <w:iCs/>
    </w:rPr>
  </w:style>
  <w:style w:type="character" w:customStyle="1" w:styleId="DeleteText">
    <w:name w:val="Delete Text"/>
    <w:rsid w:val="00AC7C88"/>
    <w:rPr>
      <w:b/>
      <w:strike/>
      <w:dstrike w:val="0"/>
      <w:vertAlign w:val="baseline"/>
    </w:rPr>
  </w:style>
  <w:style w:type="character" w:customStyle="1" w:styleId="keyword">
    <w:name w:val="keyword"/>
    <w:rsid w:val="00BC3E9F"/>
    <w:rPr>
      <w:rFonts w:ascii="Bookman Old Style" w:hAnsi="Bookman Old Style"/>
      <w:b/>
      <w:caps/>
      <w:sz w:val="16"/>
    </w:rPr>
  </w:style>
  <w:style w:type="paragraph" w:styleId="BalloonText">
    <w:name w:val="Balloon Text"/>
    <w:basedOn w:val="Normal"/>
    <w:link w:val="BalloonTextChar"/>
    <w:uiPriority w:val="99"/>
    <w:semiHidden/>
    <w:unhideWhenUsed/>
    <w:rsid w:val="00597DB2"/>
    <w:pPr>
      <w:spacing w:before="0"/>
    </w:pPr>
    <w:rPr>
      <w:rFonts w:ascii="Tahoma" w:hAnsi="Tahoma" w:cs="Tahoma"/>
      <w:sz w:val="16"/>
      <w:szCs w:val="16"/>
    </w:rPr>
  </w:style>
  <w:style w:type="paragraph" w:customStyle="1" w:styleId="PartTitle">
    <w:name w:val="Part Title"/>
    <w:basedOn w:val="Title"/>
    <w:next w:val="BodyText"/>
    <w:rsid w:val="00597DB2"/>
    <w:pPr>
      <w:keepNext/>
      <w:pageBreakBefore/>
      <w:pBdr>
        <w:bottom w:val="none" w:sz="0" w:space="0" w:color="auto"/>
      </w:pBdr>
      <w:spacing w:before="240" w:after="60"/>
      <w:contextualSpacing w:val="0"/>
      <w:jc w:val="center"/>
      <w:outlineLvl w:val="0"/>
    </w:pPr>
    <w:rPr>
      <w:rFonts w:ascii="Arial" w:hAnsi="Arial" w:cs="Arial"/>
      <w:b/>
      <w:bCs/>
      <w:color w:val="auto"/>
      <w:spacing w:val="0"/>
      <w:sz w:val="44"/>
      <w:szCs w:val="32"/>
    </w:rPr>
  </w:style>
  <w:style w:type="character" w:customStyle="1" w:styleId="InsertText">
    <w:name w:val="Insert Text"/>
    <w:rsid w:val="00AC7C88"/>
    <w:rPr>
      <w:b/>
      <w:dstrike w:val="0"/>
      <w:u w:val="single"/>
      <w:vertAlign w:val="baseline"/>
    </w:rPr>
  </w:style>
  <w:style w:type="paragraph" w:customStyle="1" w:styleId="XMLFragment">
    <w:name w:val="XML Fragment"/>
    <w:basedOn w:val="PlainText"/>
    <w:rsid w:val="005B5D47"/>
    <w:pPr>
      <w:keepNext/>
      <w:keepLines/>
      <w:pBdr>
        <w:top w:val="single" w:sz="4" w:space="1" w:color="auto"/>
        <w:left w:val="single" w:sz="4" w:space="4" w:color="auto"/>
        <w:bottom w:val="single" w:sz="4" w:space="1" w:color="auto"/>
        <w:right w:val="single" w:sz="4" w:space="4" w:color="auto"/>
      </w:pBdr>
      <w:tabs>
        <w:tab w:val="left" w:pos="187"/>
      </w:tabs>
      <w:spacing w:before="0"/>
    </w:pPr>
    <w:rPr>
      <w:noProof/>
    </w:rPr>
  </w:style>
  <w:style w:type="paragraph" w:styleId="CommentSubject">
    <w:name w:val="annotation subject"/>
    <w:basedOn w:val="Normal"/>
    <w:next w:val="Normal"/>
    <w:link w:val="CommentSubjectChar"/>
    <w:rsid w:val="00781E38"/>
    <w:rPr>
      <w:b/>
      <w:bCs/>
      <w:sz w:val="20"/>
    </w:rPr>
  </w:style>
  <w:style w:type="character" w:customStyle="1" w:styleId="CommentSubjectChar">
    <w:name w:val="Comment Subject Char"/>
    <w:link w:val="CommentSubject"/>
    <w:rsid w:val="00E46BAB"/>
    <w:rPr>
      <w:b/>
      <w:bCs/>
    </w:rPr>
  </w:style>
  <w:style w:type="paragraph" w:styleId="Revision">
    <w:name w:val="Revision"/>
    <w:hidden/>
    <w:uiPriority w:val="99"/>
    <w:semiHidden/>
    <w:rsid w:val="00147F29"/>
    <w:rPr>
      <w:sz w:val="24"/>
    </w:rPr>
  </w:style>
  <w:style w:type="table" w:styleId="TableGrid">
    <w:name w:val="Table Grid"/>
    <w:basedOn w:val="TableNormal"/>
    <w:rsid w:val="00C67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77C87"/>
    <w:rPr>
      <w:rFonts w:ascii="Arial" w:hAnsi="Arial"/>
      <w:b/>
      <w:noProof/>
      <w:kern w:val="28"/>
      <w:sz w:val="24"/>
    </w:rPr>
  </w:style>
  <w:style w:type="character" w:customStyle="1" w:styleId="Heading4Char">
    <w:name w:val="Heading 4 Char"/>
    <w:basedOn w:val="Heading3Char"/>
    <w:link w:val="Heading4"/>
    <w:rsid w:val="00477C87"/>
    <w:rPr>
      <w:rFonts w:ascii="Arial" w:hAnsi="Arial"/>
      <w:b/>
      <w:noProof/>
      <w:kern w:val="28"/>
      <w:sz w:val="24"/>
    </w:rPr>
  </w:style>
  <w:style w:type="paragraph" w:styleId="BodyTextFirstIndent2">
    <w:name w:val="Body Text First Indent 2"/>
    <w:basedOn w:val="Normal"/>
    <w:link w:val="BodyTextFirstIndent2Char"/>
    <w:rsid w:val="001F6755"/>
    <w:pPr>
      <w:ind w:left="360" w:firstLine="210"/>
    </w:pPr>
  </w:style>
  <w:style w:type="character" w:customStyle="1" w:styleId="BodyTextFirstIndent2Char">
    <w:name w:val="Body Text First Indent 2 Char"/>
    <w:link w:val="BodyTextFirstIndent2"/>
    <w:rsid w:val="001F6755"/>
    <w:rPr>
      <w:sz w:val="24"/>
    </w:rPr>
  </w:style>
  <w:style w:type="paragraph" w:styleId="BodyTextIndent3">
    <w:name w:val="Body Text Indent 3"/>
    <w:basedOn w:val="Normal"/>
    <w:link w:val="BodyTextIndent3Char"/>
    <w:rsid w:val="00C56183"/>
    <w:pPr>
      <w:spacing w:after="120"/>
      <w:ind w:left="360"/>
    </w:pPr>
    <w:rPr>
      <w:sz w:val="16"/>
      <w:szCs w:val="16"/>
    </w:rPr>
  </w:style>
  <w:style w:type="character" w:customStyle="1" w:styleId="BodyTextIndent3Char">
    <w:name w:val="Body Text Indent 3 Char"/>
    <w:link w:val="BodyTextIndent3"/>
    <w:rsid w:val="00C56183"/>
    <w:rPr>
      <w:sz w:val="16"/>
      <w:szCs w:val="16"/>
    </w:rPr>
  </w:style>
  <w:style w:type="character" w:styleId="BookTitle">
    <w:name w:val="Book Title"/>
    <w:uiPriority w:val="33"/>
    <w:qFormat/>
    <w:rsid w:val="00C56183"/>
    <w:rPr>
      <w:b/>
      <w:bCs/>
      <w:smallCaps/>
      <w:spacing w:val="5"/>
    </w:rPr>
  </w:style>
  <w:style w:type="paragraph" w:styleId="Closing">
    <w:name w:val="Closing"/>
    <w:basedOn w:val="Normal"/>
    <w:link w:val="ClosingChar"/>
    <w:rsid w:val="00C56183"/>
    <w:pPr>
      <w:ind w:left="4320"/>
    </w:pPr>
  </w:style>
  <w:style w:type="character" w:customStyle="1" w:styleId="ClosingChar">
    <w:name w:val="Closing Char"/>
    <w:link w:val="Closing"/>
    <w:rsid w:val="00C56183"/>
    <w:rPr>
      <w:sz w:val="24"/>
    </w:rPr>
  </w:style>
  <w:style w:type="paragraph" w:styleId="Date">
    <w:name w:val="Date"/>
    <w:basedOn w:val="Normal"/>
    <w:next w:val="Normal"/>
    <w:link w:val="DateChar"/>
    <w:rsid w:val="00C56183"/>
  </w:style>
  <w:style w:type="character" w:customStyle="1" w:styleId="DateChar">
    <w:name w:val="Date Char"/>
    <w:link w:val="Date"/>
    <w:rsid w:val="00C56183"/>
    <w:rPr>
      <w:sz w:val="24"/>
    </w:rPr>
  </w:style>
  <w:style w:type="numbering" w:customStyle="1" w:styleId="Constraints">
    <w:name w:val="Constraints"/>
    <w:rsid w:val="00BC3E9F"/>
    <w:pPr>
      <w:numPr>
        <w:numId w:val="11"/>
      </w:numPr>
    </w:pPr>
  </w:style>
  <w:style w:type="paragraph" w:styleId="BodyText2">
    <w:name w:val="Body Text 2"/>
    <w:basedOn w:val="Normal"/>
    <w:link w:val="BodyText2Char"/>
    <w:rsid w:val="005B5D47"/>
    <w:pPr>
      <w:spacing w:before="0"/>
    </w:pPr>
    <w:rPr>
      <w:i/>
    </w:rPr>
  </w:style>
  <w:style w:type="character" w:customStyle="1" w:styleId="BodyText2Char">
    <w:name w:val="Body Text 2 Char"/>
    <w:basedOn w:val="DefaultParagraphFont"/>
    <w:link w:val="BodyText2"/>
    <w:rsid w:val="005B5D47"/>
    <w:rPr>
      <w:i/>
      <w:sz w:val="24"/>
    </w:rPr>
  </w:style>
  <w:style w:type="paragraph" w:customStyle="1" w:styleId="BodyText0">
    <w:name w:val="BodyText"/>
    <w:link w:val="BodyTextChar0"/>
    <w:qFormat/>
    <w:rsid w:val="00BC3E9F"/>
    <w:pPr>
      <w:tabs>
        <w:tab w:val="left" w:pos="1080"/>
        <w:tab w:val="left" w:pos="1440"/>
      </w:tabs>
      <w:spacing w:after="120" w:line="260" w:lineRule="exact"/>
      <w:ind w:left="720"/>
    </w:pPr>
    <w:rPr>
      <w:rFonts w:ascii="Bookman Old Style" w:eastAsia="?l?r ??’c" w:hAnsi="Bookman Old Style"/>
      <w:noProof/>
      <w:szCs w:val="24"/>
    </w:rPr>
  </w:style>
  <w:style w:type="character" w:customStyle="1" w:styleId="BodyTextChar0">
    <w:name w:val="BodyText Char"/>
    <w:link w:val="BodyText0"/>
    <w:rsid w:val="00BC3E9F"/>
    <w:rPr>
      <w:rFonts w:ascii="Bookman Old Style" w:eastAsia="?l?r ??’c" w:hAnsi="Bookman Old Style"/>
      <w:noProof/>
      <w:szCs w:val="24"/>
    </w:rPr>
  </w:style>
  <w:style w:type="character" w:styleId="SubtleReference">
    <w:name w:val="Subtle Reference"/>
    <w:uiPriority w:val="31"/>
    <w:qFormat/>
    <w:rsid w:val="00BC3E9F"/>
    <w:rPr>
      <w:smallCaps/>
      <w:color w:val="C0504D"/>
      <w:u w:val="single"/>
    </w:rPr>
  </w:style>
  <w:style w:type="character" w:customStyle="1" w:styleId="XMLname">
    <w:name w:val="XMLname"/>
    <w:qFormat/>
    <w:rsid w:val="001E206E"/>
    <w:rPr>
      <w:rFonts w:ascii="Courier New" w:hAnsi="Courier New" w:cs="TimesNewRomanPSMT"/>
      <w:sz w:val="20"/>
      <w:lang w:eastAsia="en-US"/>
    </w:rPr>
  </w:style>
  <w:style w:type="paragraph" w:customStyle="1" w:styleId="Example">
    <w:name w:val="Example"/>
    <w:basedOn w:val="Normal"/>
    <w:link w:val="ExampleChar"/>
    <w:rsid w:val="00114040"/>
    <w:pPr>
      <w:keepNext/>
      <w:pBdr>
        <w:top w:val="single" w:sz="4" w:space="1" w:color="auto"/>
        <w:left w:val="single" w:sz="4" w:space="4" w:color="auto"/>
        <w:bottom w:val="single" w:sz="4" w:space="1" w:color="auto"/>
        <w:right w:val="single" w:sz="4" w:space="4" w:color="auto"/>
      </w:pBdr>
      <w:spacing w:before="0" w:after="120" w:line="220" w:lineRule="exact"/>
      <w:ind w:left="720"/>
      <w:contextualSpacing/>
    </w:pPr>
    <w:rPr>
      <w:rFonts w:ascii="Courier New" w:hAnsi="Courier New"/>
      <w:sz w:val="18"/>
      <w:lang w:val="x-none" w:eastAsia="x-none"/>
    </w:rPr>
  </w:style>
  <w:style w:type="character" w:customStyle="1" w:styleId="ExampleChar">
    <w:name w:val="Example Char"/>
    <w:link w:val="Example"/>
    <w:rsid w:val="00114040"/>
    <w:rPr>
      <w:rFonts w:ascii="Courier New" w:hAnsi="Courier New"/>
      <w:sz w:val="18"/>
      <w:lang w:val="x-none" w:eastAsia="x-none"/>
    </w:rPr>
  </w:style>
  <w:style w:type="character" w:customStyle="1" w:styleId="XMLnameBold">
    <w:name w:val="XMLnameBold"/>
    <w:rsid w:val="00114040"/>
    <w:rPr>
      <w:rFonts w:ascii="Courier New" w:hAnsi="Courier New" w:cs="TimesNewRomanPSMT"/>
      <w:b/>
      <w:bCs/>
      <w:sz w:val="20"/>
      <w:lang w:eastAsia="en-US"/>
    </w:rPr>
  </w:style>
  <w:style w:type="character" w:customStyle="1" w:styleId="HyperlinkCourierBold">
    <w:name w:val="Hyperlink Courier Bold"/>
    <w:rsid w:val="00114040"/>
    <w:rPr>
      <w:rFonts w:ascii="Courier New" w:hAnsi="Courier New" w:cs="Arial"/>
      <w:b/>
      <w:dstrike w:val="0"/>
      <w:color w:val="333399"/>
      <w:sz w:val="20"/>
      <w:szCs w:val="24"/>
      <w:u w:val="single"/>
      <w:vertAlign w:val="baseline"/>
      <w:lang w:val="en-US" w:eastAsia="zh-CN" w:bidi="ar-SA"/>
    </w:rPr>
  </w:style>
  <w:style w:type="character" w:styleId="LineNumber">
    <w:name w:val="line number"/>
    <w:rsid w:val="00F159CF"/>
  </w:style>
  <w:style w:type="paragraph" w:styleId="ListNumber">
    <w:name w:val="List Number"/>
    <w:basedOn w:val="Normal"/>
    <w:uiPriority w:val="99"/>
    <w:unhideWhenUsed/>
    <w:rsid w:val="00597DB2"/>
    <w:pPr>
      <w:numPr>
        <w:numId w:val="4"/>
      </w:numPr>
      <w:contextualSpacing/>
    </w:pPr>
  </w:style>
  <w:style w:type="paragraph" w:styleId="ListBullet2">
    <w:name w:val="List Bullet 2"/>
    <w:basedOn w:val="Normal"/>
    <w:link w:val="ListBullet2Char"/>
    <w:rsid w:val="00CF69CB"/>
    <w:pPr>
      <w:numPr>
        <w:numId w:val="2"/>
      </w:numPr>
    </w:pPr>
  </w:style>
  <w:style w:type="paragraph" w:styleId="ListBullet3">
    <w:name w:val="List Bullet 3"/>
    <w:basedOn w:val="Normal"/>
    <w:link w:val="ListBullet3Char"/>
    <w:rsid w:val="00CF69CB"/>
    <w:pPr>
      <w:numPr>
        <w:numId w:val="3"/>
      </w:numPr>
    </w:pPr>
  </w:style>
  <w:style w:type="paragraph" w:styleId="Caption">
    <w:name w:val="caption"/>
    <w:basedOn w:val="BodyText"/>
    <w:next w:val="BodyText"/>
    <w:qFormat/>
    <w:rsid w:val="00597DB2"/>
    <w:rPr>
      <w:rFonts w:ascii="Arial" w:hAnsi="Arial"/>
      <w:b/>
    </w:rPr>
  </w:style>
  <w:style w:type="paragraph" w:styleId="TOCHeading">
    <w:name w:val="TOC Heading"/>
    <w:basedOn w:val="Normal"/>
    <w:next w:val="Normal"/>
    <w:uiPriority w:val="39"/>
    <w:unhideWhenUsed/>
    <w:qFormat/>
    <w:rsid w:val="00597DB2"/>
    <w:pPr>
      <w:spacing w:before="0"/>
    </w:pPr>
    <w:rPr>
      <w:b/>
    </w:rPr>
  </w:style>
  <w:style w:type="character" w:customStyle="1" w:styleId="BalloonTextChar">
    <w:name w:val="Balloon Text Char"/>
    <w:link w:val="BalloonText"/>
    <w:uiPriority w:val="99"/>
    <w:semiHidden/>
    <w:rsid w:val="00597DB2"/>
    <w:rPr>
      <w:rFonts w:ascii="Tahoma" w:hAnsi="Tahoma" w:cs="Tahoma"/>
      <w:sz w:val="16"/>
      <w:szCs w:val="16"/>
    </w:rPr>
  </w:style>
  <w:style w:type="paragraph" w:styleId="ListBullet4">
    <w:name w:val="List Bullet 4"/>
    <w:basedOn w:val="Normal"/>
    <w:rsid w:val="00CF69CB"/>
    <w:pPr>
      <w:numPr>
        <w:numId w:val="9"/>
      </w:numPr>
    </w:pPr>
  </w:style>
  <w:style w:type="paragraph" w:styleId="ListBullet5">
    <w:name w:val="List Bullet 5"/>
    <w:basedOn w:val="Normal"/>
    <w:uiPriority w:val="99"/>
    <w:unhideWhenUsed/>
    <w:rsid w:val="00E10CD7"/>
    <w:pPr>
      <w:numPr>
        <w:numId w:val="10"/>
      </w:numPr>
    </w:pPr>
  </w:style>
  <w:style w:type="character" w:customStyle="1" w:styleId="TitleChar">
    <w:name w:val="Title Char"/>
    <w:link w:val="Title"/>
    <w:uiPriority w:val="10"/>
    <w:rsid w:val="00597DB2"/>
    <w:rPr>
      <w:rFonts w:ascii="Cambria" w:hAnsi="Cambria"/>
      <w:color w:val="17365D"/>
      <w:spacing w:val="5"/>
      <w:kern w:val="28"/>
      <w:sz w:val="52"/>
      <w:szCs w:val="52"/>
    </w:rPr>
  </w:style>
  <w:style w:type="character" w:customStyle="1" w:styleId="ListBullet3Char">
    <w:name w:val="List Bullet 3 Char"/>
    <w:link w:val="ListBullet3"/>
    <w:rsid w:val="00597DB2"/>
    <w:rPr>
      <w:sz w:val="24"/>
    </w:rPr>
  </w:style>
  <w:style w:type="paragraph" w:customStyle="1" w:styleId="ListBullet1">
    <w:name w:val="List Bullet 1"/>
    <w:basedOn w:val="ListBullet"/>
    <w:link w:val="ListBullet1Char"/>
    <w:qFormat/>
    <w:rsid w:val="00597DB2"/>
  </w:style>
  <w:style w:type="character" w:customStyle="1" w:styleId="ListBullet2Char">
    <w:name w:val="List Bullet 2 Char"/>
    <w:link w:val="ListBullet2"/>
    <w:rsid w:val="00597DB2"/>
    <w:rPr>
      <w:sz w:val="24"/>
    </w:rPr>
  </w:style>
  <w:style w:type="character" w:customStyle="1" w:styleId="ListBullet1Char">
    <w:name w:val="List Bullet 1 Char"/>
    <w:link w:val="ListBullet1"/>
    <w:rsid w:val="00597DB2"/>
    <w:rPr>
      <w:sz w:val="24"/>
    </w:rPr>
  </w:style>
  <w:style w:type="character" w:customStyle="1" w:styleId="ListChar">
    <w:name w:val="List Char"/>
    <w:link w:val="List"/>
    <w:rsid w:val="00597DB2"/>
    <w:rPr>
      <w:sz w:val="24"/>
    </w:rPr>
  </w:style>
  <w:style w:type="paragraph" w:customStyle="1" w:styleId="List1">
    <w:name w:val="List 1"/>
    <w:basedOn w:val="List"/>
    <w:link w:val="List1Char"/>
    <w:qFormat/>
    <w:rsid w:val="00597DB2"/>
  </w:style>
  <w:style w:type="character" w:customStyle="1" w:styleId="List1Char">
    <w:name w:val="List 1 Char"/>
    <w:link w:val="List1"/>
    <w:rsid w:val="00597DB2"/>
    <w:rPr>
      <w:sz w:val="24"/>
    </w:rPr>
  </w:style>
  <w:style w:type="character" w:customStyle="1" w:styleId="List2Char">
    <w:name w:val="List 2 Char"/>
    <w:link w:val="List2"/>
    <w:rsid w:val="00597DB2"/>
    <w:rPr>
      <w:sz w:val="24"/>
    </w:rPr>
  </w:style>
  <w:style w:type="character" w:customStyle="1" w:styleId="List3Char">
    <w:name w:val="List 3 Char"/>
    <w:link w:val="List3"/>
    <w:rsid w:val="00597DB2"/>
    <w:rPr>
      <w:sz w:val="24"/>
    </w:rPr>
  </w:style>
  <w:style w:type="paragraph" w:styleId="List4">
    <w:name w:val="List 4"/>
    <w:basedOn w:val="Normal"/>
    <w:uiPriority w:val="99"/>
    <w:unhideWhenUsed/>
    <w:rsid w:val="00597DB2"/>
    <w:pPr>
      <w:ind w:left="1800" w:hanging="360"/>
    </w:pPr>
  </w:style>
  <w:style w:type="paragraph" w:styleId="List5">
    <w:name w:val="List 5"/>
    <w:basedOn w:val="Normal"/>
    <w:link w:val="List5Char"/>
    <w:rsid w:val="00597DB2"/>
    <w:pPr>
      <w:ind w:left="1800" w:hanging="360"/>
    </w:pPr>
  </w:style>
  <w:style w:type="character" w:customStyle="1" w:styleId="List5Char">
    <w:name w:val="List 5 Char"/>
    <w:link w:val="List5"/>
    <w:rsid w:val="00597DB2"/>
    <w:rPr>
      <w:sz w:val="24"/>
    </w:rPr>
  </w:style>
  <w:style w:type="character" w:customStyle="1" w:styleId="ListContinueChar">
    <w:name w:val="List Continue Char"/>
    <w:link w:val="ListContinue"/>
    <w:uiPriority w:val="99"/>
    <w:rsid w:val="00597DB2"/>
    <w:rPr>
      <w:sz w:val="24"/>
    </w:rPr>
  </w:style>
  <w:style w:type="paragraph" w:customStyle="1" w:styleId="ListContinue1">
    <w:name w:val="List Continue 1"/>
    <w:basedOn w:val="ListContinue"/>
    <w:link w:val="ListContinue1Char"/>
    <w:qFormat/>
    <w:rsid w:val="00597DB2"/>
  </w:style>
  <w:style w:type="character" w:customStyle="1" w:styleId="ListContinue1Char">
    <w:name w:val="List Continue 1 Char"/>
    <w:link w:val="ListContinue1"/>
    <w:rsid w:val="00597DB2"/>
    <w:rPr>
      <w:sz w:val="24"/>
    </w:rPr>
  </w:style>
  <w:style w:type="character" w:customStyle="1" w:styleId="ListNumber2Char">
    <w:name w:val="List Number 2 Char"/>
    <w:link w:val="ListNumber2"/>
    <w:rsid w:val="00597DB2"/>
    <w:rPr>
      <w:sz w:val="24"/>
    </w:rPr>
  </w:style>
  <w:style w:type="paragraph" w:customStyle="1" w:styleId="ListNumber1">
    <w:name w:val="List Number 1"/>
    <w:basedOn w:val="ListNumber"/>
    <w:link w:val="ListNumber1Char"/>
    <w:qFormat/>
    <w:rsid w:val="00597DB2"/>
    <w:pPr>
      <w:contextualSpacing w:val="0"/>
    </w:pPr>
  </w:style>
  <w:style w:type="character" w:customStyle="1" w:styleId="ListNumber1Char">
    <w:name w:val="List Number 1 Char"/>
    <w:link w:val="ListNumber1"/>
    <w:rsid w:val="00597DB2"/>
    <w:rPr>
      <w:sz w:val="24"/>
    </w:rPr>
  </w:style>
  <w:style w:type="paragraph" w:customStyle="1" w:styleId="AuthorInstructions">
    <w:name w:val="Author Instructions"/>
    <w:basedOn w:val="BodyText"/>
    <w:link w:val="AuthorInstructionsChar"/>
    <w:qFormat/>
    <w:rsid w:val="00597DB2"/>
    <w:rPr>
      <w:i/>
    </w:rPr>
  </w:style>
  <w:style w:type="character" w:customStyle="1" w:styleId="AuthorInstructionsChar">
    <w:name w:val="Author Instructions Char"/>
    <w:link w:val="AuthorInstructions"/>
    <w:rsid w:val="00597DB2"/>
    <w:rPr>
      <w:i/>
      <w:sz w:val="24"/>
    </w:rPr>
  </w:style>
  <w:style w:type="character" w:customStyle="1" w:styleId="BodyTextFirstIndentChar">
    <w:name w:val="Body Text First Indent Char"/>
    <w:basedOn w:val="BodyTextChar"/>
    <w:link w:val="BodyTextFirstIndent"/>
    <w:rsid w:val="00D05B7C"/>
    <w:rPr>
      <w:sz w:val="24"/>
    </w:rPr>
  </w:style>
  <w:style w:type="paragraph" w:styleId="E-mailSignature">
    <w:name w:val="E-mail Signature"/>
    <w:basedOn w:val="Normal"/>
    <w:link w:val="E-mailSignatureChar"/>
    <w:rsid w:val="00D05B7C"/>
  </w:style>
  <w:style w:type="character" w:customStyle="1" w:styleId="E-mailSignatureChar">
    <w:name w:val="E-mail Signature Char"/>
    <w:link w:val="E-mailSignature"/>
    <w:rsid w:val="00D05B7C"/>
    <w:rPr>
      <w:sz w:val="24"/>
    </w:rPr>
  </w:style>
  <w:style w:type="paragraph" w:styleId="EndnoteText">
    <w:name w:val="endnote text"/>
    <w:basedOn w:val="Normal"/>
    <w:link w:val="EndnoteTextChar"/>
    <w:rsid w:val="00D05B7C"/>
    <w:rPr>
      <w:sz w:val="20"/>
    </w:rPr>
  </w:style>
  <w:style w:type="character" w:customStyle="1" w:styleId="EndnoteTextChar">
    <w:name w:val="Endnote Text Char"/>
    <w:basedOn w:val="DefaultParagraphFont"/>
    <w:link w:val="EndnoteText"/>
    <w:rsid w:val="00D05B7C"/>
  </w:style>
  <w:style w:type="paragraph" w:styleId="EnvelopeAddress">
    <w:name w:val="envelope address"/>
    <w:basedOn w:val="Normal"/>
    <w:rsid w:val="00D05B7C"/>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rsid w:val="00D05B7C"/>
    <w:rPr>
      <w:rFonts w:ascii="Cambria" w:hAnsi="Cambria"/>
      <w:sz w:val="20"/>
    </w:rPr>
  </w:style>
  <w:style w:type="paragraph" w:styleId="HTMLAddress">
    <w:name w:val="HTML Address"/>
    <w:basedOn w:val="Normal"/>
    <w:link w:val="HTMLAddressChar"/>
    <w:rsid w:val="00D05B7C"/>
    <w:rPr>
      <w:i/>
      <w:iCs/>
    </w:rPr>
  </w:style>
  <w:style w:type="character" w:customStyle="1" w:styleId="HTMLAddressChar">
    <w:name w:val="HTML Address Char"/>
    <w:link w:val="HTMLAddress"/>
    <w:rsid w:val="00D05B7C"/>
    <w:rPr>
      <w:i/>
      <w:iCs/>
      <w:sz w:val="24"/>
    </w:rPr>
  </w:style>
  <w:style w:type="paragraph" w:styleId="HTMLPreformatted">
    <w:name w:val="HTML Preformatted"/>
    <w:basedOn w:val="Normal"/>
    <w:link w:val="HTMLPreformattedChar"/>
    <w:rsid w:val="00D05B7C"/>
    <w:rPr>
      <w:rFonts w:ascii="Courier New" w:hAnsi="Courier New" w:cs="Courier New"/>
      <w:sz w:val="20"/>
    </w:rPr>
  </w:style>
  <w:style w:type="character" w:customStyle="1" w:styleId="HTMLPreformattedChar">
    <w:name w:val="HTML Preformatted Char"/>
    <w:link w:val="HTMLPreformatted"/>
    <w:rsid w:val="00D05B7C"/>
    <w:rPr>
      <w:rFonts w:ascii="Courier New" w:hAnsi="Courier New" w:cs="Courier New"/>
    </w:rPr>
  </w:style>
  <w:style w:type="paragraph" w:styleId="Index1">
    <w:name w:val="index 1"/>
    <w:basedOn w:val="Normal"/>
    <w:next w:val="Normal"/>
    <w:autoRedefine/>
    <w:rsid w:val="00D05B7C"/>
    <w:pPr>
      <w:ind w:left="240" w:hanging="240"/>
    </w:pPr>
  </w:style>
  <w:style w:type="paragraph" w:styleId="Index2">
    <w:name w:val="index 2"/>
    <w:basedOn w:val="Normal"/>
    <w:next w:val="Normal"/>
    <w:autoRedefine/>
    <w:rsid w:val="00D05B7C"/>
    <w:pPr>
      <w:ind w:left="480" w:hanging="240"/>
    </w:pPr>
  </w:style>
  <w:style w:type="paragraph" w:styleId="Index3">
    <w:name w:val="index 3"/>
    <w:basedOn w:val="Normal"/>
    <w:next w:val="Normal"/>
    <w:autoRedefine/>
    <w:rsid w:val="00D05B7C"/>
    <w:pPr>
      <w:ind w:left="720" w:hanging="240"/>
    </w:pPr>
  </w:style>
  <w:style w:type="paragraph" w:styleId="Index4">
    <w:name w:val="index 4"/>
    <w:basedOn w:val="Normal"/>
    <w:next w:val="Normal"/>
    <w:autoRedefine/>
    <w:rsid w:val="00D05B7C"/>
    <w:pPr>
      <w:ind w:left="960" w:hanging="240"/>
    </w:pPr>
  </w:style>
  <w:style w:type="paragraph" w:styleId="Index5">
    <w:name w:val="index 5"/>
    <w:basedOn w:val="Normal"/>
    <w:next w:val="Normal"/>
    <w:autoRedefine/>
    <w:rsid w:val="00D05B7C"/>
    <w:pPr>
      <w:ind w:left="1200" w:hanging="240"/>
    </w:pPr>
  </w:style>
  <w:style w:type="paragraph" w:styleId="Index6">
    <w:name w:val="index 6"/>
    <w:basedOn w:val="Normal"/>
    <w:next w:val="Normal"/>
    <w:autoRedefine/>
    <w:rsid w:val="00D05B7C"/>
    <w:pPr>
      <w:ind w:left="1440" w:hanging="240"/>
    </w:pPr>
  </w:style>
  <w:style w:type="paragraph" w:styleId="Index7">
    <w:name w:val="index 7"/>
    <w:basedOn w:val="Normal"/>
    <w:next w:val="Normal"/>
    <w:autoRedefine/>
    <w:rsid w:val="00D05B7C"/>
    <w:pPr>
      <w:ind w:left="1680" w:hanging="240"/>
    </w:pPr>
  </w:style>
  <w:style w:type="paragraph" w:styleId="Index8">
    <w:name w:val="index 8"/>
    <w:basedOn w:val="Normal"/>
    <w:next w:val="Normal"/>
    <w:autoRedefine/>
    <w:rsid w:val="00D05B7C"/>
    <w:pPr>
      <w:ind w:left="1920" w:hanging="240"/>
    </w:pPr>
  </w:style>
  <w:style w:type="paragraph" w:styleId="Index9">
    <w:name w:val="index 9"/>
    <w:basedOn w:val="Normal"/>
    <w:next w:val="Normal"/>
    <w:autoRedefine/>
    <w:rsid w:val="00D05B7C"/>
    <w:pPr>
      <w:ind w:left="2160" w:hanging="240"/>
    </w:pPr>
  </w:style>
  <w:style w:type="paragraph" w:styleId="IndexHeading">
    <w:name w:val="index heading"/>
    <w:basedOn w:val="Normal"/>
    <w:next w:val="Index1"/>
    <w:rsid w:val="00D05B7C"/>
    <w:rPr>
      <w:rFonts w:ascii="Cambria" w:hAnsi="Cambria"/>
      <w:b/>
      <w:bCs/>
    </w:rPr>
  </w:style>
  <w:style w:type="paragraph" w:styleId="IntenseQuote">
    <w:name w:val="Intense Quote"/>
    <w:basedOn w:val="Normal"/>
    <w:next w:val="Normal"/>
    <w:link w:val="IntenseQuoteChar"/>
    <w:uiPriority w:val="30"/>
    <w:qFormat/>
    <w:rsid w:val="00D05B7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05B7C"/>
    <w:rPr>
      <w:b/>
      <w:bCs/>
      <w:i/>
      <w:iCs/>
      <w:color w:val="4F81BD"/>
      <w:sz w:val="24"/>
    </w:rPr>
  </w:style>
  <w:style w:type="paragraph" w:styleId="ListParagraph">
    <w:name w:val="List Paragraph"/>
    <w:basedOn w:val="Normal"/>
    <w:uiPriority w:val="34"/>
    <w:qFormat/>
    <w:rsid w:val="00D05B7C"/>
    <w:pPr>
      <w:ind w:left="720"/>
    </w:pPr>
  </w:style>
  <w:style w:type="paragraph" w:styleId="MacroText">
    <w:name w:val="macro"/>
    <w:link w:val="MacroTextChar"/>
    <w:rsid w:val="00D05B7C"/>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ourier New"/>
    </w:rPr>
  </w:style>
  <w:style w:type="character" w:customStyle="1" w:styleId="MacroTextChar">
    <w:name w:val="Macro Text Char"/>
    <w:link w:val="MacroText"/>
    <w:rsid w:val="00D05B7C"/>
    <w:rPr>
      <w:rFonts w:ascii="Courier New" w:hAnsi="Courier New" w:cs="Courier New"/>
    </w:rPr>
  </w:style>
  <w:style w:type="paragraph" w:styleId="MessageHeader">
    <w:name w:val="Message Header"/>
    <w:basedOn w:val="Normal"/>
    <w:link w:val="MessageHeaderChar"/>
    <w:rsid w:val="00D05B7C"/>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rsid w:val="00D05B7C"/>
    <w:rPr>
      <w:rFonts w:ascii="Cambria" w:eastAsia="Times New Roman" w:hAnsi="Cambria" w:cs="Times New Roman"/>
      <w:sz w:val="24"/>
      <w:szCs w:val="24"/>
      <w:shd w:val="pct20" w:color="auto" w:fill="auto"/>
    </w:rPr>
  </w:style>
  <w:style w:type="paragraph" w:styleId="NoSpacing">
    <w:name w:val="No Spacing"/>
    <w:uiPriority w:val="1"/>
    <w:qFormat/>
    <w:rsid w:val="00D05B7C"/>
    <w:rPr>
      <w:sz w:val="24"/>
    </w:rPr>
  </w:style>
  <w:style w:type="paragraph" w:styleId="NormalWeb">
    <w:name w:val="Normal (Web)"/>
    <w:basedOn w:val="Normal"/>
    <w:uiPriority w:val="99"/>
    <w:rsid w:val="00D05B7C"/>
    <w:rPr>
      <w:szCs w:val="24"/>
    </w:rPr>
  </w:style>
  <w:style w:type="paragraph" w:styleId="NormalIndent">
    <w:name w:val="Normal Indent"/>
    <w:basedOn w:val="Normal"/>
    <w:rsid w:val="00D05B7C"/>
    <w:pPr>
      <w:ind w:left="720"/>
    </w:pPr>
  </w:style>
  <w:style w:type="paragraph" w:styleId="NoteHeading">
    <w:name w:val="Note Heading"/>
    <w:basedOn w:val="Normal"/>
    <w:next w:val="Normal"/>
    <w:link w:val="NoteHeadingChar"/>
    <w:rsid w:val="00D05B7C"/>
  </w:style>
  <w:style w:type="character" w:customStyle="1" w:styleId="NoteHeadingChar">
    <w:name w:val="Note Heading Char"/>
    <w:link w:val="NoteHeading"/>
    <w:rsid w:val="00D05B7C"/>
    <w:rPr>
      <w:sz w:val="24"/>
    </w:rPr>
  </w:style>
  <w:style w:type="paragraph" w:styleId="Quote">
    <w:name w:val="Quote"/>
    <w:basedOn w:val="Normal"/>
    <w:next w:val="Normal"/>
    <w:link w:val="QuoteChar"/>
    <w:uiPriority w:val="29"/>
    <w:qFormat/>
    <w:rsid w:val="00D05B7C"/>
    <w:rPr>
      <w:i/>
      <w:iCs/>
      <w:color w:val="000000"/>
    </w:rPr>
  </w:style>
  <w:style w:type="character" w:customStyle="1" w:styleId="QuoteChar">
    <w:name w:val="Quote Char"/>
    <w:link w:val="Quote"/>
    <w:uiPriority w:val="29"/>
    <w:rsid w:val="00D05B7C"/>
    <w:rPr>
      <w:i/>
      <w:iCs/>
      <w:color w:val="000000"/>
      <w:sz w:val="24"/>
    </w:rPr>
  </w:style>
  <w:style w:type="paragraph" w:styleId="Salutation">
    <w:name w:val="Salutation"/>
    <w:basedOn w:val="Normal"/>
    <w:next w:val="Normal"/>
    <w:link w:val="SalutationChar"/>
    <w:rsid w:val="00D05B7C"/>
  </w:style>
  <w:style w:type="character" w:customStyle="1" w:styleId="SalutationChar">
    <w:name w:val="Salutation Char"/>
    <w:link w:val="Salutation"/>
    <w:rsid w:val="00D05B7C"/>
    <w:rPr>
      <w:sz w:val="24"/>
    </w:rPr>
  </w:style>
  <w:style w:type="paragraph" w:styleId="Signature">
    <w:name w:val="Signature"/>
    <w:basedOn w:val="Normal"/>
    <w:link w:val="SignatureChar"/>
    <w:rsid w:val="00D05B7C"/>
    <w:pPr>
      <w:ind w:left="4320"/>
    </w:pPr>
  </w:style>
  <w:style w:type="character" w:customStyle="1" w:styleId="SignatureChar">
    <w:name w:val="Signature Char"/>
    <w:link w:val="Signature"/>
    <w:rsid w:val="00D05B7C"/>
    <w:rPr>
      <w:sz w:val="24"/>
    </w:rPr>
  </w:style>
  <w:style w:type="paragraph" w:styleId="Subtitle">
    <w:name w:val="Subtitle"/>
    <w:basedOn w:val="Normal"/>
    <w:next w:val="Normal"/>
    <w:link w:val="SubtitleChar"/>
    <w:qFormat/>
    <w:rsid w:val="00D05B7C"/>
    <w:pPr>
      <w:spacing w:after="60"/>
      <w:jc w:val="center"/>
      <w:outlineLvl w:val="1"/>
    </w:pPr>
    <w:rPr>
      <w:rFonts w:ascii="Cambria" w:hAnsi="Cambria"/>
      <w:szCs w:val="24"/>
    </w:rPr>
  </w:style>
  <w:style w:type="character" w:customStyle="1" w:styleId="SubtitleChar">
    <w:name w:val="Subtitle Char"/>
    <w:link w:val="Subtitle"/>
    <w:rsid w:val="00D05B7C"/>
    <w:rPr>
      <w:rFonts w:ascii="Cambria" w:eastAsia="Times New Roman" w:hAnsi="Cambria" w:cs="Times New Roman"/>
      <w:sz w:val="24"/>
      <w:szCs w:val="24"/>
    </w:rPr>
  </w:style>
  <w:style w:type="paragraph" w:styleId="TOAHeading">
    <w:name w:val="toa heading"/>
    <w:basedOn w:val="Normal"/>
    <w:next w:val="Normal"/>
    <w:rsid w:val="00D05B7C"/>
    <w:rPr>
      <w:rFonts w:ascii="Cambria" w:hAnsi="Cambria"/>
      <w:b/>
      <w:bCs/>
      <w:szCs w:val="24"/>
    </w:rPr>
  </w:style>
  <w:style w:type="character" w:customStyle="1" w:styleId="AppendixHeading4Char">
    <w:name w:val="Appendix Heading 4 Char"/>
    <w:basedOn w:val="Heading4Char"/>
    <w:link w:val="AppendixHeading4"/>
    <w:rsid w:val="00325079"/>
    <w:rPr>
      <w:rFonts w:ascii="Arial" w:hAnsi="Arial"/>
      <w:b/>
      <w:noProof/>
      <w:kern w:val="28"/>
      <w:sz w:val="24"/>
    </w:rPr>
  </w:style>
  <w:style w:type="paragraph" w:customStyle="1" w:styleId="TableText">
    <w:name w:val="TableText"/>
    <w:basedOn w:val="Normal"/>
    <w:link w:val="TableTextChar"/>
    <w:rsid w:val="005B5D47"/>
    <w:pPr>
      <w:keepNext/>
      <w:spacing w:before="40" w:after="40" w:line="220" w:lineRule="exact"/>
    </w:pPr>
    <w:rPr>
      <w:rFonts w:ascii="Bookman Old Style" w:hAnsi="Bookman Old Style"/>
      <w:noProof/>
      <w:sz w:val="18"/>
      <w:szCs w:val="18"/>
      <w:lang w:val="x-none" w:eastAsia="x-none"/>
    </w:rPr>
  </w:style>
  <w:style w:type="character" w:customStyle="1" w:styleId="TableTextChar">
    <w:name w:val="TableText Char"/>
    <w:link w:val="TableText"/>
    <w:rsid w:val="005B5D47"/>
    <w:rPr>
      <w:rFonts w:ascii="Bookman Old Style" w:hAnsi="Bookman Old Style"/>
      <w:noProof/>
      <w:sz w:val="18"/>
      <w:szCs w:val="18"/>
      <w:lang w:val="x-none" w:eastAsia="x-none"/>
    </w:rPr>
  </w:style>
  <w:style w:type="character" w:customStyle="1" w:styleId="Heading1Char">
    <w:name w:val="Heading 1 Char"/>
    <w:basedOn w:val="DefaultParagraphFont"/>
    <w:link w:val="Heading1"/>
    <w:rsid w:val="004A6CA4"/>
    <w:rPr>
      <w:rFonts w:ascii="Arial" w:hAnsi="Arial"/>
      <w:b/>
      <w:noProof/>
      <w:kern w:val="28"/>
      <w:sz w:val="28"/>
    </w:rPr>
  </w:style>
  <w:style w:type="character" w:customStyle="1" w:styleId="Heading5Char">
    <w:name w:val="Heading 5 Char"/>
    <w:basedOn w:val="DefaultParagraphFont"/>
    <w:link w:val="Heading5"/>
    <w:rsid w:val="004A6CA4"/>
    <w:rPr>
      <w:rFonts w:ascii="Arial" w:hAnsi="Arial"/>
      <w:b/>
      <w:noProof/>
      <w:kern w:val="28"/>
      <w:sz w:val="24"/>
    </w:rPr>
  </w:style>
  <w:style w:type="paragraph" w:customStyle="1" w:styleId="BodyText22ptBoldCenteredKernat14pt">
    <w:name w:val="Body Text 22 pt Bold Centered Kern at 14 pt"/>
    <w:basedOn w:val="BodyText"/>
    <w:rsid w:val="00876FF1"/>
    <w:pPr>
      <w:jc w:val="center"/>
    </w:pPr>
    <w:rPr>
      <w:b/>
      <w:bCs/>
      <w:kern w:val="28"/>
      <w:sz w:val="44"/>
    </w:rPr>
  </w:style>
  <w:style w:type="character" w:customStyle="1" w:styleId="FootnoteTextChar">
    <w:name w:val="Footnote Text Char"/>
    <w:link w:val="FootnoteText"/>
    <w:uiPriority w:val="99"/>
    <w:semiHidden/>
    <w:locked/>
    <w:rsid w:val="00876FF1"/>
  </w:style>
  <w:style w:type="character" w:customStyle="1" w:styleId="TableEntryChar">
    <w:name w:val="Table Entry Char"/>
    <w:link w:val="TableEntry"/>
    <w:locked/>
    <w:rsid w:val="007A15D1"/>
    <w:rPr>
      <w:sz w:val="18"/>
    </w:rPr>
  </w:style>
  <w:style w:type="character" w:customStyle="1" w:styleId="TableEntryHeaderChar">
    <w:name w:val="Table Entry Header Char"/>
    <w:link w:val="TableEntryHeader"/>
    <w:locked/>
    <w:rsid w:val="00781E38"/>
    <w:rPr>
      <w:rFonts w:ascii="Arial" w:hAnsi="Arial"/>
      <w:b/>
    </w:rPr>
  </w:style>
  <w:style w:type="paragraph" w:customStyle="1" w:styleId="StyleBodyTextTopSinglesolidlineAuto6ptLinewidth">
    <w:name w:val="Style Body Text + Top: (Single solid line Auto  6 pt Line width)..."/>
    <w:basedOn w:val="BodyText"/>
    <w:rsid w:val="00FD0CE3"/>
    <w:pPr>
      <w:pBdr>
        <w:top w:val="single" w:sz="36" w:space="1" w:color="auto"/>
        <w:left w:val="single" w:sz="36" w:space="4" w:color="auto"/>
        <w:bottom w:val="single" w:sz="36" w:space="12" w:color="auto"/>
        <w:right w:val="single" w:sz="36" w:space="4" w:color="auto"/>
      </w:pBdr>
    </w:pPr>
  </w:style>
  <w:style w:type="character" w:customStyle="1" w:styleId="TableEntryChar1">
    <w:name w:val="Table Entry Char1"/>
    <w:locked/>
    <w:rsid w:val="00965A1E"/>
    <w:rPr>
      <w:sz w:val="18"/>
    </w:rPr>
  </w:style>
  <w:style w:type="paragraph" w:customStyle="1" w:styleId="TableEntryCentered">
    <w:name w:val="Table Entry Centered"/>
    <w:basedOn w:val="TableEntry"/>
    <w:rsid w:val="00965A1E"/>
    <w:pPr>
      <w:jc w:val="center"/>
    </w:pPr>
  </w:style>
  <w:style w:type="character" w:styleId="UnresolvedMention">
    <w:name w:val="Unresolved Mention"/>
    <w:basedOn w:val="DefaultParagraphFont"/>
    <w:uiPriority w:val="99"/>
    <w:semiHidden/>
    <w:unhideWhenUsed/>
    <w:rsid w:val="00A228F8"/>
    <w:rPr>
      <w:color w:val="605E5C"/>
      <w:shd w:val="clear" w:color="auto" w:fill="E1DFDD"/>
    </w:rPr>
  </w:style>
  <w:style w:type="paragraph" w:styleId="BodyTextIndent">
    <w:name w:val="Body Text Indent"/>
    <w:basedOn w:val="Normal"/>
    <w:link w:val="BodyTextIndentChar"/>
    <w:semiHidden/>
    <w:unhideWhenUsed/>
    <w:rsid w:val="0024197A"/>
    <w:pPr>
      <w:spacing w:after="120"/>
      <w:ind w:left="360"/>
    </w:pPr>
  </w:style>
  <w:style w:type="character" w:customStyle="1" w:styleId="BodyTextIndentChar">
    <w:name w:val="Body Text Indent Char"/>
    <w:basedOn w:val="DefaultParagraphFont"/>
    <w:link w:val="BodyTextIndent"/>
    <w:semiHidden/>
    <w:rsid w:val="0024197A"/>
    <w:rPr>
      <w:sz w:val="24"/>
    </w:rPr>
  </w:style>
  <w:style w:type="table" w:styleId="GridTable1Light">
    <w:name w:val="Grid Table 1 Light"/>
    <w:basedOn w:val="TableNormal"/>
    <w:rsid w:val="00B8421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338207">
      <w:bodyDiv w:val="1"/>
      <w:marLeft w:val="0"/>
      <w:marRight w:val="0"/>
      <w:marTop w:val="0"/>
      <w:marBottom w:val="0"/>
      <w:divBdr>
        <w:top w:val="none" w:sz="0" w:space="0" w:color="auto"/>
        <w:left w:val="none" w:sz="0" w:space="0" w:color="auto"/>
        <w:bottom w:val="none" w:sz="0" w:space="0" w:color="auto"/>
        <w:right w:val="none" w:sz="0" w:space="0" w:color="auto"/>
      </w:divBdr>
    </w:div>
    <w:div w:id="851529007">
      <w:bodyDiv w:val="1"/>
      <w:marLeft w:val="0"/>
      <w:marRight w:val="0"/>
      <w:marTop w:val="0"/>
      <w:marBottom w:val="0"/>
      <w:divBdr>
        <w:top w:val="none" w:sz="0" w:space="0" w:color="auto"/>
        <w:left w:val="none" w:sz="0" w:space="0" w:color="auto"/>
        <w:bottom w:val="none" w:sz="0" w:space="0" w:color="auto"/>
        <w:right w:val="none" w:sz="0" w:space="0" w:color="auto"/>
      </w:divBdr>
    </w:div>
    <w:div w:id="885991259">
      <w:bodyDiv w:val="1"/>
      <w:marLeft w:val="0"/>
      <w:marRight w:val="0"/>
      <w:marTop w:val="0"/>
      <w:marBottom w:val="0"/>
      <w:divBdr>
        <w:top w:val="none" w:sz="0" w:space="0" w:color="auto"/>
        <w:left w:val="none" w:sz="0" w:space="0" w:color="auto"/>
        <w:bottom w:val="none" w:sz="0" w:space="0" w:color="auto"/>
        <w:right w:val="none" w:sz="0" w:space="0" w:color="auto"/>
      </w:divBdr>
    </w:div>
    <w:div w:id="913514839">
      <w:bodyDiv w:val="1"/>
      <w:marLeft w:val="0"/>
      <w:marRight w:val="0"/>
      <w:marTop w:val="0"/>
      <w:marBottom w:val="0"/>
      <w:divBdr>
        <w:top w:val="none" w:sz="0" w:space="0" w:color="auto"/>
        <w:left w:val="none" w:sz="0" w:space="0" w:color="auto"/>
        <w:bottom w:val="none" w:sz="0" w:space="0" w:color="auto"/>
        <w:right w:val="none" w:sz="0" w:space="0" w:color="auto"/>
      </w:divBdr>
    </w:div>
    <w:div w:id="1288900478">
      <w:bodyDiv w:val="1"/>
      <w:marLeft w:val="0"/>
      <w:marRight w:val="0"/>
      <w:marTop w:val="0"/>
      <w:marBottom w:val="0"/>
      <w:divBdr>
        <w:top w:val="none" w:sz="0" w:space="0" w:color="auto"/>
        <w:left w:val="none" w:sz="0" w:space="0" w:color="auto"/>
        <w:bottom w:val="none" w:sz="0" w:space="0" w:color="auto"/>
        <w:right w:val="none" w:sz="0" w:space="0" w:color="auto"/>
      </w:divBdr>
    </w:div>
    <w:div w:id="1527331398">
      <w:bodyDiv w:val="1"/>
      <w:marLeft w:val="0"/>
      <w:marRight w:val="0"/>
      <w:marTop w:val="0"/>
      <w:marBottom w:val="0"/>
      <w:divBdr>
        <w:top w:val="none" w:sz="0" w:space="0" w:color="auto"/>
        <w:left w:val="none" w:sz="0" w:space="0" w:color="auto"/>
        <w:bottom w:val="none" w:sz="0" w:space="0" w:color="auto"/>
        <w:right w:val="none" w:sz="0" w:space="0" w:color="auto"/>
      </w:divBdr>
    </w:div>
    <w:div w:id="1822237193">
      <w:bodyDiv w:val="1"/>
      <w:marLeft w:val="0"/>
      <w:marRight w:val="0"/>
      <w:marTop w:val="0"/>
      <w:marBottom w:val="0"/>
      <w:divBdr>
        <w:top w:val="none" w:sz="0" w:space="0" w:color="auto"/>
        <w:left w:val="none" w:sz="0" w:space="0" w:color="auto"/>
        <w:bottom w:val="none" w:sz="0" w:space="0" w:color="auto"/>
        <w:right w:val="none" w:sz="0" w:space="0" w:color="auto"/>
      </w:divBdr>
    </w:div>
    <w:div w:id="208583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he.net/Technical_Frameworks/" TargetMode="External"/><Relationship Id="rId18" Type="http://schemas.openxmlformats.org/officeDocument/2006/relationships/hyperlink" Target="https://www.ihe.net/resources/profiles/" TargetMode="External"/><Relationship Id="rId26" Type="http://schemas.openxmlformats.org/officeDocument/2006/relationships/hyperlink" Target="https://profiles.ihe.net/GeneralIntro/ch-A.html" TargetMode="External"/><Relationship Id="rId39" Type="http://schemas.openxmlformats.org/officeDocument/2006/relationships/footer" Target="footer1.xml"/><Relationship Id="rId21" Type="http://schemas.openxmlformats.org/officeDocument/2006/relationships/hyperlink" Target="https://profiles.ihe.net/GeneralIntro" TargetMode="External"/><Relationship Id="rId34" Type="http://schemas.microsoft.com/office/2011/relationships/commentsExtended" Target="commentsExtended.xm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www.ihe.net/" TargetMode="External"/><Relationship Id="rId20" Type="http://schemas.openxmlformats.org/officeDocument/2006/relationships/hyperlink" Target="https://profiles.ihe.net/DEV/index.html" TargetMode="External"/><Relationship Id="rId29" Type="http://schemas.openxmlformats.org/officeDocument/2006/relationships/hyperlink" Target="https://profiles.ihe.net/GeneralIntro/ch-D.html"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profiles.ihe.net/GeneralIntro/index.html" TargetMode="External"/><Relationship Id="rId32" Type="http://schemas.openxmlformats.org/officeDocument/2006/relationships/hyperlink" Target="https://wiki.ihe.net/index.php/PCD_OID_Management"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www.ihe.net/DEV_Public_Comments/" TargetMode="External"/><Relationship Id="rId23" Type="http://schemas.openxmlformats.org/officeDocument/2006/relationships/hyperlink" Target="https://profiles.ihe.net/GeneralIntro/ch-10.html" TargetMode="External"/><Relationship Id="rId28" Type="http://schemas.openxmlformats.org/officeDocument/2006/relationships/hyperlink" Target="https://profiles.ihe.net/GeneralIntro/ch-D.html" TargetMode="External"/><Relationship Id="rId36"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hyperlink" Target="https://www.ihe.net/about_ihe/ihe_process/" TargetMode="External"/><Relationship Id="rId31" Type="http://schemas.openxmlformats.org/officeDocument/2006/relationships/hyperlink" Target="https://wiki.ihe.net/index.php/PCD_OID_Management"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ihe.net/Public_Comment/" TargetMode="External"/><Relationship Id="rId22" Type="http://schemas.openxmlformats.org/officeDocument/2006/relationships/hyperlink" Target="https://profiles.ihe.net/GeneralIntro/ch-9.html" TargetMode="External"/><Relationship Id="rId27" Type="http://schemas.openxmlformats.org/officeDocument/2006/relationships/hyperlink" Target="https://profiles.ihe.net/GeneralIntro/ch-B.html" TargetMode="External"/><Relationship Id="rId30" Type="http://schemas.openxmlformats.org/officeDocument/2006/relationships/hyperlink" Target="https://profiles.ihe.net/GeneralIntro/index.html" TargetMode="External"/><Relationship Id="rId35" Type="http://schemas.microsoft.com/office/2016/09/relationships/commentsIds" Target="commentsIds.xml"/><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ihe.net/ihe_domains/" TargetMode="External"/><Relationship Id="rId25" Type="http://schemas.openxmlformats.org/officeDocument/2006/relationships/hyperlink" Target="https://profiles.ihe.net/GeneralIntro/index.html" TargetMode="External"/><Relationship Id="rId33" Type="http://schemas.openxmlformats.org/officeDocument/2006/relationships/comments" Target="comments.xml"/><Relationship Id="rId38"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Desktop\00_IHE\00_DocumentPublication\03_Templates\01_2012-09_IHE%20Templates\2012-09\Base%20Template%20(no%20rev%20letter%20is%20latest)\IHE_Template_2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C4782EFF33F6146957E7403F979ECDB" ma:contentTypeVersion="21" ma:contentTypeDescription="Ein neues Dokument erstellen." ma:contentTypeScope="" ma:versionID="9e7c865c0f499a877a335890a65c7351">
  <xsd:schema xmlns:xsd="http://www.w3.org/2001/XMLSchema" xmlns:xs="http://www.w3.org/2001/XMLSchema" xmlns:p="http://schemas.microsoft.com/office/2006/metadata/properties" xmlns:ns2="508723e2-97ff-4f3e-968e-aabf624d85e3" xmlns:ns3="926d5962-e824-40d2-badb-117eb692320d" xmlns:ns4="49919dca-d9c1-492f-bd36-8a887e31a6e3" targetNamespace="http://schemas.microsoft.com/office/2006/metadata/properties" ma:root="true" ma:fieldsID="07e29f0a2460054b61552b9c12cd5ae5" ns2:_="" ns3:_="" ns4:_="">
    <xsd:import namespace="508723e2-97ff-4f3e-968e-aabf624d85e3"/>
    <xsd:import namespace="926d5962-e824-40d2-badb-117eb692320d"/>
    <xsd:import namespace="49919dca-d9c1-492f-bd36-8a887e31a6e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8723e2-97ff-4f3e-968e-aabf624d85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e40374fb-a6cc-4854-989f-c1d94a7967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6d5962-e824-40d2-badb-117eb692320d"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919dca-d9c1-492f-bd36-8a887e31a6e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92414d0e-68ae-4e56-bc45-860c09445efe}" ma:internalName="TaxCatchAll" ma:showField="CatchAllData" ma:web="926d5962-e824-40d2-badb-117eb69232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08723e2-97ff-4f3e-968e-aabf624d85e3">
      <Terms xmlns="http://schemas.microsoft.com/office/infopath/2007/PartnerControls"/>
    </lcf76f155ced4ddcb4097134ff3c332f>
    <TaxCatchAll xmlns="49919dca-d9c1-492f-bd36-8a887e31a6e3" xsi:nil="true"/>
  </documentManagement>
</p:properties>
</file>

<file path=customXml/item5.xml><?xml version="1.0" encoding="utf-8"?>
<?mso-contentType ?>
<SharedContentType xmlns="Microsoft.SharePoint.Taxonomy.ContentTypeSync" SourceId="e40374fb-a6cc-4854-989f-c1d94a7967ee" ContentTypeId="0x01" PreviousValue="false"/>
</file>

<file path=customXml/itemProps1.xml><?xml version="1.0" encoding="utf-8"?>
<ds:datastoreItem xmlns:ds="http://schemas.openxmlformats.org/officeDocument/2006/customXml" ds:itemID="{EC45253E-9BEC-4A8E-801A-34B117A460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8723e2-97ff-4f3e-968e-aabf624d85e3"/>
    <ds:schemaRef ds:uri="926d5962-e824-40d2-badb-117eb692320d"/>
    <ds:schemaRef ds:uri="49919dca-d9c1-492f-bd36-8a887e31a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041B18-6380-4666-9712-14D0E20233AD}">
  <ds:schemaRefs>
    <ds:schemaRef ds:uri="http://schemas.microsoft.com/sharepoint/v3/contenttype/forms"/>
  </ds:schemaRefs>
</ds:datastoreItem>
</file>

<file path=customXml/itemProps3.xml><?xml version="1.0" encoding="utf-8"?>
<ds:datastoreItem xmlns:ds="http://schemas.openxmlformats.org/officeDocument/2006/customXml" ds:itemID="{CF7CC830-FE2E-4AE0-93CC-5C48A583F458}">
  <ds:schemaRefs>
    <ds:schemaRef ds:uri="http://schemas.openxmlformats.org/officeDocument/2006/bibliography"/>
  </ds:schemaRefs>
</ds:datastoreItem>
</file>

<file path=customXml/itemProps4.xml><?xml version="1.0" encoding="utf-8"?>
<ds:datastoreItem xmlns:ds="http://schemas.openxmlformats.org/officeDocument/2006/customXml" ds:itemID="{AD78DEC8-72DE-44B2-9EA6-1D2D6CFAA3BD}">
  <ds:schemaRefs>
    <ds:schemaRef ds:uri="http://schemas.microsoft.com/office/2006/metadata/properties"/>
    <ds:schemaRef ds:uri="http://schemas.microsoft.com/office/infopath/2007/PartnerControls"/>
    <ds:schemaRef ds:uri="508723e2-97ff-4f3e-968e-aabf624d85e3"/>
    <ds:schemaRef ds:uri="49919dca-d9c1-492f-bd36-8a887e31a6e3"/>
  </ds:schemaRefs>
</ds:datastoreItem>
</file>

<file path=customXml/itemProps5.xml><?xml version="1.0" encoding="utf-8"?>
<ds:datastoreItem xmlns:ds="http://schemas.openxmlformats.org/officeDocument/2006/customXml" ds:itemID="{EDFBD775-7C77-4D7C-959B-56F641F02644}">
  <ds:schemaRefs>
    <ds:schemaRef ds:uri="Microsoft.SharePoint.Taxonomy.ContentTypeSync"/>
  </ds:schemaRefs>
</ds:datastoreItem>
</file>

<file path=docMetadata/LabelInfo.xml><?xml version="1.0" encoding="utf-8"?>
<clbl:labelList xmlns:clbl="http://schemas.microsoft.com/office/2020/mipLabelMetadata">
  <clbl:label id="{1a407a2d-7675-4d17-8692-b3ac285306e4}" enabled="0" method="" siteId="{1a407a2d-7675-4d17-8692-b3ac285306e4}" removed="1"/>
</clbl:labelList>
</file>

<file path=docProps/app.xml><?xml version="1.0" encoding="utf-8"?>
<Properties xmlns="http://schemas.openxmlformats.org/officeDocument/2006/extended-properties" xmlns:vt="http://schemas.openxmlformats.org/officeDocument/2006/docPropsVTypes">
  <Template>IHE_Template_2012.dotx</Template>
  <TotalTime>980</TotalTime>
  <Pages>1</Pages>
  <Words>5695</Words>
  <Characters>32462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IHE_Suppl_Template_Rev10-6_2019-11-xx</vt:lpstr>
    </vt:vector>
  </TitlesOfParts>
  <Company>IHE</Company>
  <LinksUpToDate>false</LinksUpToDate>
  <CharactersWithSpaces>38081</CharactersWithSpaces>
  <SharedDoc>false</SharedDoc>
  <HLinks>
    <vt:vector size="738" baseType="variant">
      <vt:variant>
        <vt:i4>1048652</vt:i4>
      </vt:variant>
      <vt:variant>
        <vt:i4>696</vt:i4>
      </vt:variant>
      <vt:variant>
        <vt:i4>0</vt:i4>
      </vt:variant>
      <vt:variant>
        <vt:i4>5</vt:i4>
      </vt:variant>
      <vt:variant>
        <vt:lpwstr>http://wiki.ihe.net/index.php?title=National_Extensions_Process</vt:lpwstr>
      </vt:variant>
      <vt:variant>
        <vt:lpwstr/>
      </vt:variant>
      <vt:variant>
        <vt:i4>3801176</vt:i4>
      </vt:variant>
      <vt:variant>
        <vt:i4>693</vt:i4>
      </vt:variant>
      <vt:variant>
        <vt:i4>0</vt:i4>
      </vt:variant>
      <vt:variant>
        <vt:i4>5</vt:i4>
      </vt:variant>
      <vt:variant>
        <vt:lpwstr/>
      </vt:variant>
      <vt:variant>
        <vt:lpwstr>_1.3.6.1.4.1.19376.1.4.1.5.4__Cardia</vt:lpwstr>
      </vt:variant>
      <vt:variant>
        <vt:i4>589940</vt:i4>
      </vt:variant>
      <vt:variant>
        <vt:i4>684</vt:i4>
      </vt:variant>
      <vt:variant>
        <vt:i4>0</vt:i4>
      </vt:variant>
      <vt:variant>
        <vt:i4>5</vt:i4>
      </vt:variant>
      <vt:variant>
        <vt:lpwstr>http://wiki.ihe.net/index.php?title=Scheduled_Workflow</vt:lpwstr>
      </vt:variant>
      <vt:variant>
        <vt:lpwstr/>
      </vt:variant>
      <vt:variant>
        <vt:i4>131126</vt:i4>
      </vt:variant>
      <vt:variant>
        <vt:i4>675</vt:i4>
      </vt:variant>
      <vt:variant>
        <vt:i4>0</vt:i4>
      </vt:variant>
      <vt:variant>
        <vt:i4>5</vt:i4>
      </vt:variant>
      <vt:variant>
        <vt:lpwstr>http://ihe.net/Technical_Frameworks/</vt:lpwstr>
      </vt:variant>
      <vt:variant>
        <vt:lpwstr/>
      </vt:variant>
      <vt:variant>
        <vt:i4>131126</vt:i4>
      </vt:variant>
      <vt:variant>
        <vt:i4>672</vt:i4>
      </vt:variant>
      <vt:variant>
        <vt:i4>0</vt:i4>
      </vt:variant>
      <vt:variant>
        <vt:i4>5</vt:i4>
      </vt:variant>
      <vt:variant>
        <vt:lpwstr>http://ihe.net/Technical_Frameworks/</vt:lpwstr>
      </vt:variant>
      <vt:variant>
        <vt:lpwstr/>
      </vt:variant>
      <vt:variant>
        <vt:i4>1572919</vt:i4>
      </vt:variant>
      <vt:variant>
        <vt:i4>665</vt:i4>
      </vt:variant>
      <vt:variant>
        <vt:i4>0</vt:i4>
      </vt:variant>
      <vt:variant>
        <vt:i4>5</vt:i4>
      </vt:variant>
      <vt:variant>
        <vt:lpwstr/>
      </vt:variant>
      <vt:variant>
        <vt:lpwstr>_Toc381731613</vt:lpwstr>
      </vt:variant>
      <vt:variant>
        <vt:i4>1572919</vt:i4>
      </vt:variant>
      <vt:variant>
        <vt:i4>659</vt:i4>
      </vt:variant>
      <vt:variant>
        <vt:i4>0</vt:i4>
      </vt:variant>
      <vt:variant>
        <vt:i4>5</vt:i4>
      </vt:variant>
      <vt:variant>
        <vt:lpwstr/>
      </vt:variant>
      <vt:variant>
        <vt:lpwstr>_Toc381731612</vt:lpwstr>
      </vt:variant>
      <vt:variant>
        <vt:i4>1572919</vt:i4>
      </vt:variant>
      <vt:variant>
        <vt:i4>653</vt:i4>
      </vt:variant>
      <vt:variant>
        <vt:i4>0</vt:i4>
      </vt:variant>
      <vt:variant>
        <vt:i4>5</vt:i4>
      </vt:variant>
      <vt:variant>
        <vt:lpwstr/>
      </vt:variant>
      <vt:variant>
        <vt:lpwstr>_Toc381731611</vt:lpwstr>
      </vt:variant>
      <vt:variant>
        <vt:i4>1572919</vt:i4>
      </vt:variant>
      <vt:variant>
        <vt:i4>647</vt:i4>
      </vt:variant>
      <vt:variant>
        <vt:i4>0</vt:i4>
      </vt:variant>
      <vt:variant>
        <vt:i4>5</vt:i4>
      </vt:variant>
      <vt:variant>
        <vt:lpwstr/>
      </vt:variant>
      <vt:variant>
        <vt:lpwstr>_Toc381731610</vt:lpwstr>
      </vt:variant>
      <vt:variant>
        <vt:i4>1638455</vt:i4>
      </vt:variant>
      <vt:variant>
        <vt:i4>641</vt:i4>
      </vt:variant>
      <vt:variant>
        <vt:i4>0</vt:i4>
      </vt:variant>
      <vt:variant>
        <vt:i4>5</vt:i4>
      </vt:variant>
      <vt:variant>
        <vt:lpwstr/>
      </vt:variant>
      <vt:variant>
        <vt:lpwstr>_Toc381731609</vt:lpwstr>
      </vt:variant>
      <vt:variant>
        <vt:i4>1638455</vt:i4>
      </vt:variant>
      <vt:variant>
        <vt:i4>635</vt:i4>
      </vt:variant>
      <vt:variant>
        <vt:i4>0</vt:i4>
      </vt:variant>
      <vt:variant>
        <vt:i4>5</vt:i4>
      </vt:variant>
      <vt:variant>
        <vt:lpwstr/>
      </vt:variant>
      <vt:variant>
        <vt:lpwstr>_Toc381731608</vt:lpwstr>
      </vt:variant>
      <vt:variant>
        <vt:i4>1638455</vt:i4>
      </vt:variant>
      <vt:variant>
        <vt:i4>629</vt:i4>
      </vt:variant>
      <vt:variant>
        <vt:i4>0</vt:i4>
      </vt:variant>
      <vt:variant>
        <vt:i4>5</vt:i4>
      </vt:variant>
      <vt:variant>
        <vt:lpwstr/>
      </vt:variant>
      <vt:variant>
        <vt:lpwstr>_Toc381731607</vt:lpwstr>
      </vt:variant>
      <vt:variant>
        <vt:i4>1638455</vt:i4>
      </vt:variant>
      <vt:variant>
        <vt:i4>623</vt:i4>
      </vt:variant>
      <vt:variant>
        <vt:i4>0</vt:i4>
      </vt:variant>
      <vt:variant>
        <vt:i4>5</vt:i4>
      </vt:variant>
      <vt:variant>
        <vt:lpwstr/>
      </vt:variant>
      <vt:variant>
        <vt:lpwstr>_Toc381731606</vt:lpwstr>
      </vt:variant>
      <vt:variant>
        <vt:i4>1638455</vt:i4>
      </vt:variant>
      <vt:variant>
        <vt:i4>617</vt:i4>
      </vt:variant>
      <vt:variant>
        <vt:i4>0</vt:i4>
      </vt:variant>
      <vt:variant>
        <vt:i4>5</vt:i4>
      </vt:variant>
      <vt:variant>
        <vt:lpwstr/>
      </vt:variant>
      <vt:variant>
        <vt:lpwstr>_Toc381731605</vt:lpwstr>
      </vt:variant>
      <vt:variant>
        <vt:i4>1638455</vt:i4>
      </vt:variant>
      <vt:variant>
        <vt:i4>611</vt:i4>
      </vt:variant>
      <vt:variant>
        <vt:i4>0</vt:i4>
      </vt:variant>
      <vt:variant>
        <vt:i4>5</vt:i4>
      </vt:variant>
      <vt:variant>
        <vt:lpwstr/>
      </vt:variant>
      <vt:variant>
        <vt:lpwstr>_Toc381731604</vt:lpwstr>
      </vt:variant>
      <vt:variant>
        <vt:i4>1638455</vt:i4>
      </vt:variant>
      <vt:variant>
        <vt:i4>605</vt:i4>
      </vt:variant>
      <vt:variant>
        <vt:i4>0</vt:i4>
      </vt:variant>
      <vt:variant>
        <vt:i4>5</vt:i4>
      </vt:variant>
      <vt:variant>
        <vt:lpwstr/>
      </vt:variant>
      <vt:variant>
        <vt:lpwstr>_Toc381731603</vt:lpwstr>
      </vt:variant>
      <vt:variant>
        <vt:i4>1638455</vt:i4>
      </vt:variant>
      <vt:variant>
        <vt:i4>599</vt:i4>
      </vt:variant>
      <vt:variant>
        <vt:i4>0</vt:i4>
      </vt:variant>
      <vt:variant>
        <vt:i4>5</vt:i4>
      </vt:variant>
      <vt:variant>
        <vt:lpwstr/>
      </vt:variant>
      <vt:variant>
        <vt:lpwstr>_Toc381731602</vt:lpwstr>
      </vt:variant>
      <vt:variant>
        <vt:i4>1638455</vt:i4>
      </vt:variant>
      <vt:variant>
        <vt:i4>593</vt:i4>
      </vt:variant>
      <vt:variant>
        <vt:i4>0</vt:i4>
      </vt:variant>
      <vt:variant>
        <vt:i4>5</vt:i4>
      </vt:variant>
      <vt:variant>
        <vt:lpwstr/>
      </vt:variant>
      <vt:variant>
        <vt:lpwstr>_Toc381731601</vt:lpwstr>
      </vt:variant>
      <vt:variant>
        <vt:i4>1638455</vt:i4>
      </vt:variant>
      <vt:variant>
        <vt:i4>587</vt:i4>
      </vt:variant>
      <vt:variant>
        <vt:i4>0</vt:i4>
      </vt:variant>
      <vt:variant>
        <vt:i4>5</vt:i4>
      </vt:variant>
      <vt:variant>
        <vt:lpwstr/>
      </vt:variant>
      <vt:variant>
        <vt:lpwstr>_Toc381731600</vt:lpwstr>
      </vt:variant>
      <vt:variant>
        <vt:i4>1048628</vt:i4>
      </vt:variant>
      <vt:variant>
        <vt:i4>581</vt:i4>
      </vt:variant>
      <vt:variant>
        <vt:i4>0</vt:i4>
      </vt:variant>
      <vt:variant>
        <vt:i4>5</vt:i4>
      </vt:variant>
      <vt:variant>
        <vt:lpwstr/>
      </vt:variant>
      <vt:variant>
        <vt:lpwstr>_Toc381731599</vt:lpwstr>
      </vt:variant>
      <vt:variant>
        <vt:i4>1048628</vt:i4>
      </vt:variant>
      <vt:variant>
        <vt:i4>575</vt:i4>
      </vt:variant>
      <vt:variant>
        <vt:i4>0</vt:i4>
      </vt:variant>
      <vt:variant>
        <vt:i4>5</vt:i4>
      </vt:variant>
      <vt:variant>
        <vt:lpwstr/>
      </vt:variant>
      <vt:variant>
        <vt:lpwstr>_Toc381731598</vt:lpwstr>
      </vt:variant>
      <vt:variant>
        <vt:i4>1048628</vt:i4>
      </vt:variant>
      <vt:variant>
        <vt:i4>569</vt:i4>
      </vt:variant>
      <vt:variant>
        <vt:i4>0</vt:i4>
      </vt:variant>
      <vt:variant>
        <vt:i4>5</vt:i4>
      </vt:variant>
      <vt:variant>
        <vt:lpwstr/>
      </vt:variant>
      <vt:variant>
        <vt:lpwstr>_Toc381731597</vt:lpwstr>
      </vt:variant>
      <vt:variant>
        <vt:i4>1048628</vt:i4>
      </vt:variant>
      <vt:variant>
        <vt:i4>563</vt:i4>
      </vt:variant>
      <vt:variant>
        <vt:i4>0</vt:i4>
      </vt:variant>
      <vt:variant>
        <vt:i4>5</vt:i4>
      </vt:variant>
      <vt:variant>
        <vt:lpwstr/>
      </vt:variant>
      <vt:variant>
        <vt:lpwstr>_Toc381731596</vt:lpwstr>
      </vt:variant>
      <vt:variant>
        <vt:i4>1048628</vt:i4>
      </vt:variant>
      <vt:variant>
        <vt:i4>557</vt:i4>
      </vt:variant>
      <vt:variant>
        <vt:i4>0</vt:i4>
      </vt:variant>
      <vt:variant>
        <vt:i4>5</vt:i4>
      </vt:variant>
      <vt:variant>
        <vt:lpwstr/>
      </vt:variant>
      <vt:variant>
        <vt:lpwstr>_Toc381731595</vt:lpwstr>
      </vt:variant>
      <vt:variant>
        <vt:i4>1048628</vt:i4>
      </vt:variant>
      <vt:variant>
        <vt:i4>551</vt:i4>
      </vt:variant>
      <vt:variant>
        <vt:i4>0</vt:i4>
      </vt:variant>
      <vt:variant>
        <vt:i4>5</vt:i4>
      </vt:variant>
      <vt:variant>
        <vt:lpwstr/>
      </vt:variant>
      <vt:variant>
        <vt:lpwstr>_Toc381731594</vt:lpwstr>
      </vt:variant>
      <vt:variant>
        <vt:i4>1048628</vt:i4>
      </vt:variant>
      <vt:variant>
        <vt:i4>545</vt:i4>
      </vt:variant>
      <vt:variant>
        <vt:i4>0</vt:i4>
      </vt:variant>
      <vt:variant>
        <vt:i4>5</vt:i4>
      </vt:variant>
      <vt:variant>
        <vt:lpwstr/>
      </vt:variant>
      <vt:variant>
        <vt:lpwstr>_Toc381731593</vt:lpwstr>
      </vt:variant>
      <vt:variant>
        <vt:i4>1048628</vt:i4>
      </vt:variant>
      <vt:variant>
        <vt:i4>539</vt:i4>
      </vt:variant>
      <vt:variant>
        <vt:i4>0</vt:i4>
      </vt:variant>
      <vt:variant>
        <vt:i4>5</vt:i4>
      </vt:variant>
      <vt:variant>
        <vt:lpwstr/>
      </vt:variant>
      <vt:variant>
        <vt:lpwstr>_Toc381731592</vt:lpwstr>
      </vt:variant>
      <vt:variant>
        <vt:i4>1048628</vt:i4>
      </vt:variant>
      <vt:variant>
        <vt:i4>533</vt:i4>
      </vt:variant>
      <vt:variant>
        <vt:i4>0</vt:i4>
      </vt:variant>
      <vt:variant>
        <vt:i4>5</vt:i4>
      </vt:variant>
      <vt:variant>
        <vt:lpwstr/>
      </vt:variant>
      <vt:variant>
        <vt:lpwstr>_Toc381731591</vt:lpwstr>
      </vt:variant>
      <vt:variant>
        <vt:i4>1048628</vt:i4>
      </vt:variant>
      <vt:variant>
        <vt:i4>527</vt:i4>
      </vt:variant>
      <vt:variant>
        <vt:i4>0</vt:i4>
      </vt:variant>
      <vt:variant>
        <vt:i4>5</vt:i4>
      </vt:variant>
      <vt:variant>
        <vt:lpwstr/>
      </vt:variant>
      <vt:variant>
        <vt:lpwstr>_Toc381731590</vt:lpwstr>
      </vt:variant>
      <vt:variant>
        <vt:i4>1114164</vt:i4>
      </vt:variant>
      <vt:variant>
        <vt:i4>521</vt:i4>
      </vt:variant>
      <vt:variant>
        <vt:i4>0</vt:i4>
      </vt:variant>
      <vt:variant>
        <vt:i4>5</vt:i4>
      </vt:variant>
      <vt:variant>
        <vt:lpwstr/>
      </vt:variant>
      <vt:variant>
        <vt:lpwstr>_Toc381731589</vt:lpwstr>
      </vt:variant>
      <vt:variant>
        <vt:i4>1114164</vt:i4>
      </vt:variant>
      <vt:variant>
        <vt:i4>515</vt:i4>
      </vt:variant>
      <vt:variant>
        <vt:i4>0</vt:i4>
      </vt:variant>
      <vt:variant>
        <vt:i4>5</vt:i4>
      </vt:variant>
      <vt:variant>
        <vt:lpwstr/>
      </vt:variant>
      <vt:variant>
        <vt:lpwstr>_Toc381731588</vt:lpwstr>
      </vt:variant>
      <vt:variant>
        <vt:i4>1114164</vt:i4>
      </vt:variant>
      <vt:variant>
        <vt:i4>509</vt:i4>
      </vt:variant>
      <vt:variant>
        <vt:i4>0</vt:i4>
      </vt:variant>
      <vt:variant>
        <vt:i4>5</vt:i4>
      </vt:variant>
      <vt:variant>
        <vt:lpwstr/>
      </vt:variant>
      <vt:variant>
        <vt:lpwstr>_Toc381731587</vt:lpwstr>
      </vt:variant>
      <vt:variant>
        <vt:i4>1114164</vt:i4>
      </vt:variant>
      <vt:variant>
        <vt:i4>503</vt:i4>
      </vt:variant>
      <vt:variant>
        <vt:i4>0</vt:i4>
      </vt:variant>
      <vt:variant>
        <vt:i4>5</vt:i4>
      </vt:variant>
      <vt:variant>
        <vt:lpwstr/>
      </vt:variant>
      <vt:variant>
        <vt:lpwstr>_Toc381731586</vt:lpwstr>
      </vt:variant>
      <vt:variant>
        <vt:i4>1114164</vt:i4>
      </vt:variant>
      <vt:variant>
        <vt:i4>497</vt:i4>
      </vt:variant>
      <vt:variant>
        <vt:i4>0</vt:i4>
      </vt:variant>
      <vt:variant>
        <vt:i4>5</vt:i4>
      </vt:variant>
      <vt:variant>
        <vt:lpwstr/>
      </vt:variant>
      <vt:variant>
        <vt:lpwstr>_Toc381731585</vt:lpwstr>
      </vt:variant>
      <vt:variant>
        <vt:i4>1114164</vt:i4>
      </vt:variant>
      <vt:variant>
        <vt:i4>491</vt:i4>
      </vt:variant>
      <vt:variant>
        <vt:i4>0</vt:i4>
      </vt:variant>
      <vt:variant>
        <vt:i4>5</vt:i4>
      </vt:variant>
      <vt:variant>
        <vt:lpwstr/>
      </vt:variant>
      <vt:variant>
        <vt:lpwstr>_Toc381731584</vt:lpwstr>
      </vt:variant>
      <vt:variant>
        <vt:i4>1114164</vt:i4>
      </vt:variant>
      <vt:variant>
        <vt:i4>485</vt:i4>
      </vt:variant>
      <vt:variant>
        <vt:i4>0</vt:i4>
      </vt:variant>
      <vt:variant>
        <vt:i4>5</vt:i4>
      </vt:variant>
      <vt:variant>
        <vt:lpwstr/>
      </vt:variant>
      <vt:variant>
        <vt:lpwstr>_Toc381731583</vt:lpwstr>
      </vt:variant>
      <vt:variant>
        <vt:i4>1114164</vt:i4>
      </vt:variant>
      <vt:variant>
        <vt:i4>479</vt:i4>
      </vt:variant>
      <vt:variant>
        <vt:i4>0</vt:i4>
      </vt:variant>
      <vt:variant>
        <vt:i4>5</vt:i4>
      </vt:variant>
      <vt:variant>
        <vt:lpwstr/>
      </vt:variant>
      <vt:variant>
        <vt:lpwstr>_Toc381731582</vt:lpwstr>
      </vt:variant>
      <vt:variant>
        <vt:i4>1114164</vt:i4>
      </vt:variant>
      <vt:variant>
        <vt:i4>473</vt:i4>
      </vt:variant>
      <vt:variant>
        <vt:i4>0</vt:i4>
      </vt:variant>
      <vt:variant>
        <vt:i4>5</vt:i4>
      </vt:variant>
      <vt:variant>
        <vt:lpwstr/>
      </vt:variant>
      <vt:variant>
        <vt:lpwstr>_Toc381731581</vt:lpwstr>
      </vt:variant>
      <vt:variant>
        <vt:i4>1114164</vt:i4>
      </vt:variant>
      <vt:variant>
        <vt:i4>467</vt:i4>
      </vt:variant>
      <vt:variant>
        <vt:i4>0</vt:i4>
      </vt:variant>
      <vt:variant>
        <vt:i4>5</vt:i4>
      </vt:variant>
      <vt:variant>
        <vt:lpwstr/>
      </vt:variant>
      <vt:variant>
        <vt:lpwstr>_Toc381731580</vt:lpwstr>
      </vt:variant>
      <vt:variant>
        <vt:i4>1966132</vt:i4>
      </vt:variant>
      <vt:variant>
        <vt:i4>461</vt:i4>
      </vt:variant>
      <vt:variant>
        <vt:i4>0</vt:i4>
      </vt:variant>
      <vt:variant>
        <vt:i4>5</vt:i4>
      </vt:variant>
      <vt:variant>
        <vt:lpwstr/>
      </vt:variant>
      <vt:variant>
        <vt:lpwstr>_Toc381731579</vt:lpwstr>
      </vt:variant>
      <vt:variant>
        <vt:i4>1966132</vt:i4>
      </vt:variant>
      <vt:variant>
        <vt:i4>455</vt:i4>
      </vt:variant>
      <vt:variant>
        <vt:i4>0</vt:i4>
      </vt:variant>
      <vt:variant>
        <vt:i4>5</vt:i4>
      </vt:variant>
      <vt:variant>
        <vt:lpwstr/>
      </vt:variant>
      <vt:variant>
        <vt:lpwstr>_Toc381731578</vt:lpwstr>
      </vt:variant>
      <vt:variant>
        <vt:i4>1966132</vt:i4>
      </vt:variant>
      <vt:variant>
        <vt:i4>449</vt:i4>
      </vt:variant>
      <vt:variant>
        <vt:i4>0</vt:i4>
      </vt:variant>
      <vt:variant>
        <vt:i4>5</vt:i4>
      </vt:variant>
      <vt:variant>
        <vt:lpwstr/>
      </vt:variant>
      <vt:variant>
        <vt:lpwstr>_Toc381731577</vt:lpwstr>
      </vt:variant>
      <vt:variant>
        <vt:i4>1966132</vt:i4>
      </vt:variant>
      <vt:variant>
        <vt:i4>443</vt:i4>
      </vt:variant>
      <vt:variant>
        <vt:i4>0</vt:i4>
      </vt:variant>
      <vt:variant>
        <vt:i4>5</vt:i4>
      </vt:variant>
      <vt:variant>
        <vt:lpwstr/>
      </vt:variant>
      <vt:variant>
        <vt:lpwstr>_Toc381731576</vt:lpwstr>
      </vt:variant>
      <vt:variant>
        <vt:i4>1966132</vt:i4>
      </vt:variant>
      <vt:variant>
        <vt:i4>437</vt:i4>
      </vt:variant>
      <vt:variant>
        <vt:i4>0</vt:i4>
      </vt:variant>
      <vt:variant>
        <vt:i4>5</vt:i4>
      </vt:variant>
      <vt:variant>
        <vt:lpwstr/>
      </vt:variant>
      <vt:variant>
        <vt:lpwstr>_Toc381731575</vt:lpwstr>
      </vt:variant>
      <vt:variant>
        <vt:i4>1966132</vt:i4>
      </vt:variant>
      <vt:variant>
        <vt:i4>431</vt:i4>
      </vt:variant>
      <vt:variant>
        <vt:i4>0</vt:i4>
      </vt:variant>
      <vt:variant>
        <vt:i4>5</vt:i4>
      </vt:variant>
      <vt:variant>
        <vt:lpwstr/>
      </vt:variant>
      <vt:variant>
        <vt:lpwstr>_Toc381731574</vt:lpwstr>
      </vt:variant>
      <vt:variant>
        <vt:i4>1966132</vt:i4>
      </vt:variant>
      <vt:variant>
        <vt:i4>425</vt:i4>
      </vt:variant>
      <vt:variant>
        <vt:i4>0</vt:i4>
      </vt:variant>
      <vt:variant>
        <vt:i4>5</vt:i4>
      </vt:variant>
      <vt:variant>
        <vt:lpwstr/>
      </vt:variant>
      <vt:variant>
        <vt:lpwstr>_Toc381731573</vt:lpwstr>
      </vt:variant>
      <vt:variant>
        <vt:i4>1966132</vt:i4>
      </vt:variant>
      <vt:variant>
        <vt:i4>419</vt:i4>
      </vt:variant>
      <vt:variant>
        <vt:i4>0</vt:i4>
      </vt:variant>
      <vt:variant>
        <vt:i4>5</vt:i4>
      </vt:variant>
      <vt:variant>
        <vt:lpwstr/>
      </vt:variant>
      <vt:variant>
        <vt:lpwstr>_Toc381731572</vt:lpwstr>
      </vt:variant>
      <vt:variant>
        <vt:i4>1966132</vt:i4>
      </vt:variant>
      <vt:variant>
        <vt:i4>413</vt:i4>
      </vt:variant>
      <vt:variant>
        <vt:i4>0</vt:i4>
      </vt:variant>
      <vt:variant>
        <vt:i4>5</vt:i4>
      </vt:variant>
      <vt:variant>
        <vt:lpwstr/>
      </vt:variant>
      <vt:variant>
        <vt:lpwstr>_Toc381731571</vt:lpwstr>
      </vt:variant>
      <vt:variant>
        <vt:i4>1966132</vt:i4>
      </vt:variant>
      <vt:variant>
        <vt:i4>407</vt:i4>
      </vt:variant>
      <vt:variant>
        <vt:i4>0</vt:i4>
      </vt:variant>
      <vt:variant>
        <vt:i4>5</vt:i4>
      </vt:variant>
      <vt:variant>
        <vt:lpwstr/>
      </vt:variant>
      <vt:variant>
        <vt:lpwstr>_Toc381731570</vt:lpwstr>
      </vt:variant>
      <vt:variant>
        <vt:i4>2031668</vt:i4>
      </vt:variant>
      <vt:variant>
        <vt:i4>401</vt:i4>
      </vt:variant>
      <vt:variant>
        <vt:i4>0</vt:i4>
      </vt:variant>
      <vt:variant>
        <vt:i4>5</vt:i4>
      </vt:variant>
      <vt:variant>
        <vt:lpwstr/>
      </vt:variant>
      <vt:variant>
        <vt:lpwstr>_Toc381731569</vt:lpwstr>
      </vt:variant>
      <vt:variant>
        <vt:i4>2031668</vt:i4>
      </vt:variant>
      <vt:variant>
        <vt:i4>395</vt:i4>
      </vt:variant>
      <vt:variant>
        <vt:i4>0</vt:i4>
      </vt:variant>
      <vt:variant>
        <vt:i4>5</vt:i4>
      </vt:variant>
      <vt:variant>
        <vt:lpwstr/>
      </vt:variant>
      <vt:variant>
        <vt:lpwstr>_Toc381731568</vt:lpwstr>
      </vt:variant>
      <vt:variant>
        <vt:i4>2031668</vt:i4>
      </vt:variant>
      <vt:variant>
        <vt:i4>389</vt:i4>
      </vt:variant>
      <vt:variant>
        <vt:i4>0</vt:i4>
      </vt:variant>
      <vt:variant>
        <vt:i4>5</vt:i4>
      </vt:variant>
      <vt:variant>
        <vt:lpwstr/>
      </vt:variant>
      <vt:variant>
        <vt:lpwstr>_Toc381731567</vt:lpwstr>
      </vt:variant>
      <vt:variant>
        <vt:i4>2031668</vt:i4>
      </vt:variant>
      <vt:variant>
        <vt:i4>383</vt:i4>
      </vt:variant>
      <vt:variant>
        <vt:i4>0</vt:i4>
      </vt:variant>
      <vt:variant>
        <vt:i4>5</vt:i4>
      </vt:variant>
      <vt:variant>
        <vt:lpwstr/>
      </vt:variant>
      <vt:variant>
        <vt:lpwstr>_Toc381731566</vt:lpwstr>
      </vt:variant>
      <vt:variant>
        <vt:i4>2031668</vt:i4>
      </vt:variant>
      <vt:variant>
        <vt:i4>377</vt:i4>
      </vt:variant>
      <vt:variant>
        <vt:i4>0</vt:i4>
      </vt:variant>
      <vt:variant>
        <vt:i4>5</vt:i4>
      </vt:variant>
      <vt:variant>
        <vt:lpwstr/>
      </vt:variant>
      <vt:variant>
        <vt:lpwstr>_Toc381731565</vt:lpwstr>
      </vt:variant>
      <vt:variant>
        <vt:i4>2031668</vt:i4>
      </vt:variant>
      <vt:variant>
        <vt:i4>371</vt:i4>
      </vt:variant>
      <vt:variant>
        <vt:i4>0</vt:i4>
      </vt:variant>
      <vt:variant>
        <vt:i4>5</vt:i4>
      </vt:variant>
      <vt:variant>
        <vt:lpwstr/>
      </vt:variant>
      <vt:variant>
        <vt:lpwstr>_Toc381731564</vt:lpwstr>
      </vt:variant>
      <vt:variant>
        <vt:i4>2031668</vt:i4>
      </vt:variant>
      <vt:variant>
        <vt:i4>365</vt:i4>
      </vt:variant>
      <vt:variant>
        <vt:i4>0</vt:i4>
      </vt:variant>
      <vt:variant>
        <vt:i4>5</vt:i4>
      </vt:variant>
      <vt:variant>
        <vt:lpwstr/>
      </vt:variant>
      <vt:variant>
        <vt:lpwstr>_Toc381731563</vt:lpwstr>
      </vt:variant>
      <vt:variant>
        <vt:i4>2031668</vt:i4>
      </vt:variant>
      <vt:variant>
        <vt:i4>359</vt:i4>
      </vt:variant>
      <vt:variant>
        <vt:i4>0</vt:i4>
      </vt:variant>
      <vt:variant>
        <vt:i4>5</vt:i4>
      </vt:variant>
      <vt:variant>
        <vt:lpwstr/>
      </vt:variant>
      <vt:variant>
        <vt:lpwstr>_Toc381731562</vt:lpwstr>
      </vt:variant>
      <vt:variant>
        <vt:i4>2031668</vt:i4>
      </vt:variant>
      <vt:variant>
        <vt:i4>353</vt:i4>
      </vt:variant>
      <vt:variant>
        <vt:i4>0</vt:i4>
      </vt:variant>
      <vt:variant>
        <vt:i4>5</vt:i4>
      </vt:variant>
      <vt:variant>
        <vt:lpwstr/>
      </vt:variant>
      <vt:variant>
        <vt:lpwstr>_Toc381731561</vt:lpwstr>
      </vt:variant>
      <vt:variant>
        <vt:i4>2031668</vt:i4>
      </vt:variant>
      <vt:variant>
        <vt:i4>347</vt:i4>
      </vt:variant>
      <vt:variant>
        <vt:i4>0</vt:i4>
      </vt:variant>
      <vt:variant>
        <vt:i4>5</vt:i4>
      </vt:variant>
      <vt:variant>
        <vt:lpwstr/>
      </vt:variant>
      <vt:variant>
        <vt:lpwstr>_Toc381731560</vt:lpwstr>
      </vt:variant>
      <vt:variant>
        <vt:i4>1835060</vt:i4>
      </vt:variant>
      <vt:variant>
        <vt:i4>341</vt:i4>
      </vt:variant>
      <vt:variant>
        <vt:i4>0</vt:i4>
      </vt:variant>
      <vt:variant>
        <vt:i4>5</vt:i4>
      </vt:variant>
      <vt:variant>
        <vt:lpwstr/>
      </vt:variant>
      <vt:variant>
        <vt:lpwstr>_Toc381731559</vt:lpwstr>
      </vt:variant>
      <vt:variant>
        <vt:i4>1835060</vt:i4>
      </vt:variant>
      <vt:variant>
        <vt:i4>335</vt:i4>
      </vt:variant>
      <vt:variant>
        <vt:i4>0</vt:i4>
      </vt:variant>
      <vt:variant>
        <vt:i4>5</vt:i4>
      </vt:variant>
      <vt:variant>
        <vt:lpwstr/>
      </vt:variant>
      <vt:variant>
        <vt:lpwstr>_Toc381731558</vt:lpwstr>
      </vt:variant>
      <vt:variant>
        <vt:i4>1835060</vt:i4>
      </vt:variant>
      <vt:variant>
        <vt:i4>329</vt:i4>
      </vt:variant>
      <vt:variant>
        <vt:i4>0</vt:i4>
      </vt:variant>
      <vt:variant>
        <vt:i4>5</vt:i4>
      </vt:variant>
      <vt:variant>
        <vt:lpwstr/>
      </vt:variant>
      <vt:variant>
        <vt:lpwstr>_Toc381731557</vt:lpwstr>
      </vt:variant>
      <vt:variant>
        <vt:i4>1835060</vt:i4>
      </vt:variant>
      <vt:variant>
        <vt:i4>323</vt:i4>
      </vt:variant>
      <vt:variant>
        <vt:i4>0</vt:i4>
      </vt:variant>
      <vt:variant>
        <vt:i4>5</vt:i4>
      </vt:variant>
      <vt:variant>
        <vt:lpwstr/>
      </vt:variant>
      <vt:variant>
        <vt:lpwstr>_Toc381731556</vt:lpwstr>
      </vt:variant>
      <vt:variant>
        <vt:i4>1835060</vt:i4>
      </vt:variant>
      <vt:variant>
        <vt:i4>317</vt:i4>
      </vt:variant>
      <vt:variant>
        <vt:i4>0</vt:i4>
      </vt:variant>
      <vt:variant>
        <vt:i4>5</vt:i4>
      </vt:variant>
      <vt:variant>
        <vt:lpwstr/>
      </vt:variant>
      <vt:variant>
        <vt:lpwstr>_Toc381731555</vt:lpwstr>
      </vt:variant>
      <vt:variant>
        <vt:i4>1835060</vt:i4>
      </vt:variant>
      <vt:variant>
        <vt:i4>311</vt:i4>
      </vt:variant>
      <vt:variant>
        <vt:i4>0</vt:i4>
      </vt:variant>
      <vt:variant>
        <vt:i4>5</vt:i4>
      </vt:variant>
      <vt:variant>
        <vt:lpwstr/>
      </vt:variant>
      <vt:variant>
        <vt:lpwstr>_Toc381731554</vt:lpwstr>
      </vt:variant>
      <vt:variant>
        <vt:i4>1835060</vt:i4>
      </vt:variant>
      <vt:variant>
        <vt:i4>305</vt:i4>
      </vt:variant>
      <vt:variant>
        <vt:i4>0</vt:i4>
      </vt:variant>
      <vt:variant>
        <vt:i4>5</vt:i4>
      </vt:variant>
      <vt:variant>
        <vt:lpwstr/>
      </vt:variant>
      <vt:variant>
        <vt:lpwstr>_Toc381731553</vt:lpwstr>
      </vt:variant>
      <vt:variant>
        <vt:i4>1835060</vt:i4>
      </vt:variant>
      <vt:variant>
        <vt:i4>299</vt:i4>
      </vt:variant>
      <vt:variant>
        <vt:i4>0</vt:i4>
      </vt:variant>
      <vt:variant>
        <vt:i4>5</vt:i4>
      </vt:variant>
      <vt:variant>
        <vt:lpwstr/>
      </vt:variant>
      <vt:variant>
        <vt:lpwstr>_Toc381731552</vt:lpwstr>
      </vt:variant>
      <vt:variant>
        <vt:i4>1835060</vt:i4>
      </vt:variant>
      <vt:variant>
        <vt:i4>293</vt:i4>
      </vt:variant>
      <vt:variant>
        <vt:i4>0</vt:i4>
      </vt:variant>
      <vt:variant>
        <vt:i4>5</vt:i4>
      </vt:variant>
      <vt:variant>
        <vt:lpwstr/>
      </vt:variant>
      <vt:variant>
        <vt:lpwstr>_Toc381731551</vt:lpwstr>
      </vt:variant>
      <vt:variant>
        <vt:i4>1835060</vt:i4>
      </vt:variant>
      <vt:variant>
        <vt:i4>287</vt:i4>
      </vt:variant>
      <vt:variant>
        <vt:i4>0</vt:i4>
      </vt:variant>
      <vt:variant>
        <vt:i4>5</vt:i4>
      </vt:variant>
      <vt:variant>
        <vt:lpwstr/>
      </vt:variant>
      <vt:variant>
        <vt:lpwstr>_Toc381731550</vt:lpwstr>
      </vt:variant>
      <vt:variant>
        <vt:i4>1900596</vt:i4>
      </vt:variant>
      <vt:variant>
        <vt:i4>281</vt:i4>
      </vt:variant>
      <vt:variant>
        <vt:i4>0</vt:i4>
      </vt:variant>
      <vt:variant>
        <vt:i4>5</vt:i4>
      </vt:variant>
      <vt:variant>
        <vt:lpwstr/>
      </vt:variant>
      <vt:variant>
        <vt:lpwstr>_Toc381731549</vt:lpwstr>
      </vt:variant>
      <vt:variant>
        <vt:i4>1900596</vt:i4>
      </vt:variant>
      <vt:variant>
        <vt:i4>275</vt:i4>
      </vt:variant>
      <vt:variant>
        <vt:i4>0</vt:i4>
      </vt:variant>
      <vt:variant>
        <vt:i4>5</vt:i4>
      </vt:variant>
      <vt:variant>
        <vt:lpwstr/>
      </vt:variant>
      <vt:variant>
        <vt:lpwstr>_Toc381731548</vt:lpwstr>
      </vt:variant>
      <vt:variant>
        <vt:i4>1900596</vt:i4>
      </vt:variant>
      <vt:variant>
        <vt:i4>269</vt:i4>
      </vt:variant>
      <vt:variant>
        <vt:i4>0</vt:i4>
      </vt:variant>
      <vt:variant>
        <vt:i4>5</vt:i4>
      </vt:variant>
      <vt:variant>
        <vt:lpwstr/>
      </vt:variant>
      <vt:variant>
        <vt:lpwstr>_Toc381731547</vt:lpwstr>
      </vt:variant>
      <vt:variant>
        <vt:i4>1900596</vt:i4>
      </vt:variant>
      <vt:variant>
        <vt:i4>263</vt:i4>
      </vt:variant>
      <vt:variant>
        <vt:i4>0</vt:i4>
      </vt:variant>
      <vt:variant>
        <vt:i4>5</vt:i4>
      </vt:variant>
      <vt:variant>
        <vt:lpwstr/>
      </vt:variant>
      <vt:variant>
        <vt:lpwstr>_Toc381731546</vt:lpwstr>
      </vt:variant>
      <vt:variant>
        <vt:i4>1900596</vt:i4>
      </vt:variant>
      <vt:variant>
        <vt:i4>257</vt:i4>
      </vt:variant>
      <vt:variant>
        <vt:i4>0</vt:i4>
      </vt:variant>
      <vt:variant>
        <vt:i4>5</vt:i4>
      </vt:variant>
      <vt:variant>
        <vt:lpwstr/>
      </vt:variant>
      <vt:variant>
        <vt:lpwstr>_Toc381731545</vt:lpwstr>
      </vt:variant>
      <vt:variant>
        <vt:i4>1900596</vt:i4>
      </vt:variant>
      <vt:variant>
        <vt:i4>251</vt:i4>
      </vt:variant>
      <vt:variant>
        <vt:i4>0</vt:i4>
      </vt:variant>
      <vt:variant>
        <vt:i4>5</vt:i4>
      </vt:variant>
      <vt:variant>
        <vt:lpwstr/>
      </vt:variant>
      <vt:variant>
        <vt:lpwstr>_Toc381731544</vt:lpwstr>
      </vt:variant>
      <vt:variant>
        <vt:i4>1900596</vt:i4>
      </vt:variant>
      <vt:variant>
        <vt:i4>245</vt:i4>
      </vt:variant>
      <vt:variant>
        <vt:i4>0</vt:i4>
      </vt:variant>
      <vt:variant>
        <vt:i4>5</vt:i4>
      </vt:variant>
      <vt:variant>
        <vt:lpwstr/>
      </vt:variant>
      <vt:variant>
        <vt:lpwstr>_Toc381731543</vt:lpwstr>
      </vt:variant>
      <vt:variant>
        <vt:i4>1900596</vt:i4>
      </vt:variant>
      <vt:variant>
        <vt:i4>239</vt:i4>
      </vt:variant>
      <vt:variant>
        <vt:i4>0</vt:i4>
      </vt:variant>
      <vt:variant>
        <vt:i4>5</vt:i4>
      </vt:variant>
      <vt:variant>
        <vt:lpwstr/>
      </vt:variant>
      <vt:variant>
        <vt:lpwstr>_Toc381731542</vt:lpwstr>
      </vt:variant>
      <vt:variant>
        <vt:i4>1900596</vt:i4>
      </vt:variant>
      <vt:variant>
        <vt:i4>233</vt:i4>
      </vt:variant>
      <vt:variant>
        <vt:i4>0</vt:i4>
      </vt:variant>
      <vt:variant>
        <vt:i4>5</vt:i4>
      </vt:variant>
      <vt:variant>
        <vt:lpwstr/>
      </vt:variant>
      <vt:variant>
        <vt:lpwstr>_Toc381731541</vt:lpwstr>
      </vt:variant>
      <vt:variant>
        <vt:i4>1900596</vt:i4>
      </vt:variant>
      <vt:variant>
        <vt:i4>227</vt:i4>
      </vt:variant>
      <vt:variant>
        <vt:i4>0</vt:i4>
      </vt:variant>
      <vt:variant>
        <vt:i4>5</vt:i4>
      </vt:variant>
      <vt:variant>
        <vt:lpwstr/>
      </vt:variant>
      <vt:variant>
        <vt:lpwstr>_Toc381731540</vt:lpwstr>
      </vt:variant>
      <vt:variant>
        <vt:i4>1703988</vt:i4>
      </vt:variant>
      <vt:variant>
        <vt:i4>221</vt:i4>
      </vt:variant>
      <vt:variant>
        <vt:i4>0</vt:i4>
      </vt:variant>
      <vt:variant>
        <vt:i4>5</vt:i4>
      </vt:variant>
      <vt:variant>
        <vt:lpwstr/>
      </vt:variant>
      <vt:variant>
        <vt:lpwstr>_Toc381731539</vt:lpwstr>
      </vt:variant>
      <vt:variant>
        <vt:i4>1703988</vt:i4>
      </vt:variant>
      <vt:variant>
        <vt:i4>215</vt:i4>
      </vt:variant>
      <vt:variant>
        <vt:i4>0</vt:i4>
      </vt:variant>
      <vt:variant>
        <vt:i4>5</vt:i4>
      </vt:variant>
      <vt:variant>
        <vt:lpwstr/>
      </vt:variant>
      <vt:variant>
        <vt:lpwstr>_Toc381731538</vt:lpwstr>
      </vt:variant>
      <vt:variant>
        <vt:i4>1703988</vt:i4>
      </vt:variant>
      <vt:variant>
        <vt:i4>209</vt:i4>
      </vt:variant>
      <vt:variant>
        <vt:i4>0</vt:i4>
      </vt:variant>
      <vt:variant>
        <vt:i4>5</vt:i4>
      </vt:variant>
      <vt:variant>
        <vt:lpwstr/>
      </vt:variant>
      <vt:variant>
        <vt:lpwstr>_Toc381731537</vt:lpwstr>
      </vt:variant>
      <vt:variant>
        <vt:i4>1703988</vt:i4>
      </vt:variant>
      <vt:variant>
        <vt:i4>203</vt:i4>
      </vt:variant>
      <vt:variant>
        <vt:i4>0</vt:i4>
      </vt:variant>
      <vt:variant>
        <vt:i4>5</vt:i4>
      </vt:variant>
      <vt:variant>
        <vt:lpwstr/>
      </vt:variant>
      <vt:variant>
        <vt:lpwstr>_Toc381731536</vt:lpwstr>
      </vt:variant>
      <vt:variant>
        <vt:i4>1703988</vt:i4>
      </vt:variant>
      <vt:variant>
        <vt:i4>197</vt:i4>
      </vt:variant>
      <vt:variant>
        <vt:i4>0</vt:i4>
      </vt:variant>
      <vt:variant>
        <vt:i4>5</vt:i4>
      </vt:variant>
      <vt:variant>
        <vt:lpwstr/>
      </vt:variant>
      <vt:variant>
        <vt:lpwstr>_Toc381731535</vt:lpwstr>
      </vt:variant>
      <vt:variant>
        <vt:i4>1703988</vt:i4>
      </vt:variant>
      <vt:variant>
        <vt:i4>191</vt:i4>
      </vt:variant>
      <vt:variant>
        <vt:i4>0</vt:i4>
      </vt:variant>
      <vt:variant>
        <vt:i4>5</vt:i4>
      </vt:variant>
      <vt:variant>
        <vt:lpwstr/>
      </vt:variant>
      <vt:variant>
        <vt:lpwstr>_Toc381731534</vt:lpwstr>
      </vt:variant>
      <vt:variant>
        <vt:i4>1703988</vt:i4>
      </vt:variant>
      <vt:variant>
        <vt:i4>185</vt:i4>
      </vt:variant>
      <vt:variant>
        <vt:i4>0</vt:i4>
      </vt:variant>
      <vt:variant>
        <vt:i4>5</vt:i4>
      </vt:variant>
      <vt:variant>
        <vt:lpwstr/>
      </vt:variant>
      <vt:variant>
        <vt:lpwstr>_Toc381731533</vt:lpwstr>
      </vt:variant>
      <vt:variant>
        <vt:i4>1703988</vt:i4>
      </vt:variant>
      <vt:variant>
        <vt:i4>179</vt:i4>
      </vt:variant>
      <vt:variant>
        <vt:i4>0</vt:i4>
      </vt:variant>
      <vt:variant>
        <vt:i4>5</vt:i4>
      </vt:variant>
      <vt:variant>
        <vt:lpwstr/>
      </vt:variant>
      <vt:variant>
        <vt:lpwstr>_Toc381731532</vt:lpwstr>
      </vt:variant>
      <vt:variant>
        <vt:i4>1703988</vt:i4>
      </vt:variant>
      <vt:variant>
        <vt:i4>173</vt:i4>
      </vt:variant>
      <vt:variant>
        <vt:i4>0</vt:i4>
      </vt:variant>
      <vt:variant>
        <vt:i4>5</vt:i4>
      </vt:variant>
      <vt:variant>
        <vt:lpwstr/>
      </vt:variant>
      <vt:variant>
        <vt:lpwstr>_Toc381731531</vt:lpwstr>
      </vt:variant>
      <vt:variant>
        <vt:i4>1703988</vt:i4>
      </vt:variant>
      <vt:variant>
        <vt:i4>167</vt:i4>
      </vt:variant>
      <vt:variant>
        <vt:i4>0</vt:i4>
      </vt:variant>
      <vt:variant>
        <vt:i4>5</vt:i4>
      </vt:variant>
      <vt:variant>
        <vt:lpwstr/>
      </vt:variant>
      <vt:variant>
        <vt:lpwstr>_Toc381731530</vt:lpwstr>
      </vt:variant>
      <vt:variant>
        <vt:i4>1769524</vt:i4>
      </vt:variant>
      <vt:variant>
        <vt:i4>161</vt:i4>
      </vt:variant>
      <vt:variant>
        <vt:i4>0</vt:i4>
      </vt:variant>
      <vt:variant>
        <vt:i4>5</vt:i4>
      </vt:variant>
      <vt:variant>
        <vt:lpwstr/>
      </vt:variant>
      <vt:variant>
        <vt:lpwstr>_Toc381731529</vt:lpwstr>
      </vt:variant>
      <vt:variant>
        <vt:i4>1769524</vt:i4>
      </vt:variant>
      <vt:variant>
        <vt:i4>155</vt:i4>
      </vt:variant>
      <vt:variant>
        <vt:i4>0</vt:i4>
      </vt:variant>
      <vt:variant>
        <vt:i4>5</vt:i4>
      </vt:variant>
      <vt:variant>
        <vt:lpwstr/>
      </vt:variant>
      <vt:variant>
        <vt:lpwstr>_Toc381731528</vt:lpwstr>
      </vt:variant>
      <vt:variant>
        <vt:i4>1769524</vt:i4>
      </vt:variant>
      <vt:variant>
        <vt:i4>149</vt:i4>
      </vt:variant>
      <vt:variant>
        <vt:i4>0</vt:i4>
      </vt:variant>
      <vt:variant>
        <vt:i4>5</vt:i4>
      </vt:variant>
      <vt:variant>
        <vt:lpwstr/>
      </vt:variant>
      <vt:variant>
        <vt:lpwstr>_Toc381731527</vt:lpwstr>
      </vt:variant>
      <vt:variant>
        <vt:i4>1769524</vt:i4>
      </vt:variant>
      <vt:variant>
        <vt:i4>143</vt:i4>
      </vt:variant>
      <vt:variant>
        <vt:i4>0</vt:i4>
      </vt:variant>
      <vt:variant>
        <vt:i4>5</vt:i4>
      </vt:variant>
      <vt:variant>
        <vt:lpwstr/>
      </vt:variant>
      <vt:variant>
        <vt:lpwstr>_Toc381731526</vt:lpwstr>
      </vt:variant>
      <vt:variant>
        <vt:i4>1769524</vt:i4>
      </vt:variant>
      <vt:variant>
        <vt:i4>137</vt:i4>
      </vt:variant>
      <vt:variant>
        <vt:i4>0</vt:i4>
      </vt:variant>
      <vt:variant>
        <vt:i4>5</vt:i4>
      </vt:variant>
      <vt:variant>
        <vt:lpwstr/>
      </vt:variant>
      <vt:variant>
        <vt:lpwstr>_Toc381731525</vt:lpwstr>
      </vt:variant>
      <vt:variant>
        <vt:i4>1769524</vt:i4>
      </vt:variant>
      <vt:variant>
        <vt:i4>131</vt:i4>
      </vt:variant>
      <vt:variant>
        <vt:i4>0</vt:i4>
      </vt:variant>
      <vt:variant>
        <vt:i4>5</vt:i4>
      </vt:variant>
      <vt:variant>
        <vt:lpwstr/>
      </vt:variant>
      <vt:variant>
        <vt:lpwstr>_Toc381731524</vt:lpwstr>
      </vt:variant>
      <vt:variant>
        <vt:i4>1769524</vt:i4>
      </vt:variant>
      <vt:variant>
        <vt:i4>125</vt:i4>
      </vt:variant>
      <vt:variant>
        <vt:i4>0</vt:i4>
      </vt:variant>
      <vt:variant>
        <vt:i4>5</vt:i4>
      </vt:variant>
      <vt:variant>
        <vt:lpwstr/>
      </vt:variant>
      <vt:variant>
        <vt:lpwstr>_Toc381731523</vt:lpwstr>
      </vt:variant>
      <vt:variant>
        <vt:i4>1769524</vt:i4>
      </vt:variant>
      <vt:variant>
        <vt:i4>119</vt:i4>
      </vt:variant>
      <vt:variant>
        <vt:i4>0</vt:i4>
      </vt:variant>
      <vt:variant>
        <vt:i4>5</vt:i4>
      </vt:variant>
      <vt:variant>
        <vt:lpwstr/>
      </vt:variant>
      <vt:variant>
        <vt:lpwstr>_Toc381731522</vt:lpwstr>
      </vt:variant>
      <vt:variant>
        <vt:i4>1769524</vt:i4>
      </vt:variant>
      <vt:variant>
        <vt:i4>113</vt:i4>
      </vt:variant>
      <vt:variant>
        <vt:i4>0</vt:i4>
      </vt:variant>
      <vt:variant>
        <vt:i4>5</vt:i4>
      </vt:variant>
      <vt:variant>
        <vt:lpwstr/>
      </vt:variant>
      <vt:variant>
        <vt:lpwstr>_Toc381731521</vt:lpwstr>
      </vt:variant>
      <vt:variant>
        <vt:i4>1769524</vt:i4>
      </vt:variant>
      <vt:variant>
        <vt:i4>107</vt:i4>
      </vt:variant>
      <vt:variant>
        <vt:i4>0</vt:i4>
      </vt:variant>
      <vt:variant>
        <vt:i4>5</vt:i4>
      </vt:variant>
      <vt:variant>
        <vt:lpwstr/>
      </vt:variant>
      <vt:variant>
        <vt:lpwstr>_Toc381731520</vt:lpwstr>
      </vt:variant>
      <vt:variant>
        <vt:i4>1572916</vt:i4>
      </vt:variant>
      <vt:variant>
        <vt:i4>101</vt:i4>
      </vt:variant>
      <vt:variant>
        <vt:i4>0</vt:i4>
      </vt:variant>
      <vt:variant>
        <vt:i4>5</vt:i4>
      </vt:variant>
      <vt:variant>
        <vt:lpwstr/>
      </vt:variant>
      <vt:variant>
        <vt:lpwstr>_Toc381731519</vt:lpwstr>
      </vt:variant>
      <vt:variant>
        <vt:i4>1572916</vt:i4>
      </vt:variant>
      <vt:variant>
        <vt:i4>95</vt:i4>
      </vt:variant>
      <vt:variant>
        <vt:i4>0</vt:i4>
      </vt:variant>
      <vt:variant>
        <vt:i4>5</vt:i4>
      </vt:variant>
      <vt:variant>
        <vt:lpwstr/>
      </vt:variant>
      <vt:variant>
        <vt:lpwstr>_Toc381731518</vt:lpwstr>
      </vt:variant>
      <vt:variant>
        <vt:i4>1572916</vt:i4>
      </vt:variant>
      <vt:variant>
        <vt:i4>89</vt:i4>
      </vt:variant>
      <vt:variant>
        <vt:i4>0</vt:i4>
      </vt:variant>
      <vt:variant>
        <vt:i4>5</vt:i4>
      </vt:variant>
      <vt:variant>
        <vt:lpwstr/>
      </vt:variant>
      <vt:variant>
        <vt:lpwstr>_Toc381731517</vt:lpwstr>
      </vt:variant>
      <vt:variant>
        <vt:i4>1572916</vt:i4>
      </vt:variant>
      <vt:variant>
        <vt:i4>83</vt:i4>
      </vt:variant>
      <vt:variant>
        <vt:i4>0</vt:i4>
      </vt:variant>
      <vt:variant>
        <vt:i4>5</vt:i4>
      </vt:variant>
      <vt:variant>
        <vt:lpwstr/>
      </vt:variant>
      <vt:variant>
        <vt:lpwstr>_Toc381731516</vt:lpwstr>
      </vt:variant>
      <vt:variant>
        <vt:i4>1572916</vt:i4>
      </vt:variant>
      <vt:variant>
        <vt:i4>77</vt:i4>
      </vt:variant>
      <vt:variant>
        <vt:i4>0</vt:i4>
      </vt:variant>
      <vt:variant>
        <vt:i4>5</vt:i4>
      </vt:variant>
      <vt:variant>
        <vt:lpwstr/>
      </vt:variant>
      <vt:variant>
        <vt:lpwstr>_Toc381731515</vt:lpwstr>
      </vt:variant>
      <vt:variant>
        <vt:i4>1572916</vt:i4>
      </vt:variant>
      <vt:variant>
        <vt:i4>71</vt:i4>
      </vt:variant>
      <vt:variant>
        <vt:i4>0</vt:i4>
      </vt:variant>
      <vt:variant>
        <vt:i4>5</vt:i4>
      </vt:variant>
      <vt:variant>
        <vt:lpwstr/>
      </vt:variant>
      <vt:variant>
        <vt:lpwstr>_Toc381731514</vt:lpwstr>
      </vt:variant>
      <vt:variant>
        <vt:i4>1572916</vt:i4>
      </vt:variant>
      <vt:variant>
        <vt:i4>65</vt:i4>
      </vt:variant>
      <vt:variant>
        <vt:i4>0</vt:i4>
      </vt:variant>
      <vt:variant>
        <vt:i4>5</vt:i4>
      </vt:variant>
      <vt:variant>
        <vt:lpwstr/>
      </vt:variant>
      <vt:variant>
        <vt:lpwstr>_Toc381731513</vt:lpwstr>
      </vt:variant>
      <vt:variant>
        <vt:i4>1572916</vt:i4>
      </vt:variant>
      <vt:variant>
        <vt:i4>59</vt:i4>
      </vt:variant>
      <vt:variant>
        <vt:i4>0</vt:i4>
      </vt:variant>
      <vt:variant>
        <vt:i4>5</vt:i4>
      </vt:variant>
      <vt:variant>
        <vt:lpwstr/>
      </vt:variant>
      <vt:variant>
        <vt:lpwstr>_Toc381731512</vt:lpwstr>
      </vt:variant>
      <vt:variant>
        <vt:i4>1572916</vt:i4>
      </vt:variant>
      <vt:variant>
        <vt:i4>53</vt:i4>
      </vt:variant>
      <vt:variant>
        <vt:i4>0</vt:i4>
      </vt:variant>
      <vt:variant>
        <vt:i4>5</vt:i4>
      </vt:variant>
      <vt:variant>
        <vt:lpwstr/>
      </vt:variant>
      <vt:variant>
        <vt:lpwstr>_Toc381731511</vt:lpwstr>
      </vt:variant>
      <vt:variant>
        <vt:i4>1572916</vt:i4>
      </vt:variant>
      <vt:variant>
        <vt:i4>47</vt:i4>
      </vt:variant>
      <vt:variant>
        <vt:i4>0</vt:i4>
      </vt:variant>
      <vt:variant>
        <vt:i4>5</vt:i4>
      </vt:variant>
      <vt:variant>
        <vt:lpwstr/>
      </vt:variant>
      <vt:variant>
        <vt:lpwstr>_Toc381731510</vt:lpwstr>
      </vt:variant>
      <vt:variant>
        <vt:i4>1638452</vt:i4>
      </vt:variant>
      <vt:variant>
        <vt:i4>41</vt:i4>
      </vt:variant>
      <vt:variant>
        <vt:i4>0</vt:i4>
      </vt:variant>
      <vt:variant>
        <vt:i4>5</vt:i4>
      </vt:variant>
      <vt:variant>
        <vt:lpwstr/>
      </vt:variant>
      <vt:variant>
        <vt:lpwstr>_Toc381731509</vt:lpwstr>
      </vt:variant>
      <vt:variant>
        <vt:i4>7602222</vt:i4>
      </vt:variant>
      <vt:variant>
        <vt:i4>36</vt:i4>
      </vt:variant>
      <vt:variant>
        <vt:i4>0</vt:i4>
      </vt:variant>
      <vt:variant>
        <vt:i4>5</vt:i4>
      </vt:variant>
      <vt:variant>
        <vt:lpwstr>http://ihe.net/Templates_Public_Comments/</vt:lpwstr>
      </vt:variant>
      <vt:variant>
        <vt:lpwstr/>
      </vt:variant>
      <vt:variant>
        <vt:i4>131126</vt:i4>
      </vt:variant>
      <vt:variant>
        <vt:i4>33</vt:i4>
      </vt:variant>
      <vt:variant>
        <vt:i4>0</vt:i4>
      </vt:variant>
      <vt:variant>
        <vt:i4>5</vt:i4>
      </vt:variant>
      <vt:variant>
        <vt:lpwstr>http://ihe.net/Technical_Frameworks/</vt:lpwstr>
      </vt:variant>
      <vt:variant>
        <vt:lpwstr/>
      </vt:variant>
      <vt:variant>
        <vt:i4>65550</vt:i4>
      </vt:variant>
      <vt:variant>
        <vt:i4>30</vt:i4>
      </vt:variant>
      <vt:variant>
        <vt:i4>0</vt:i4>
      </vt:variant>
      <vt:variant>
        <vt:i4>5</vt:i4>
      </vt:variant>
      <vt:variant>
        <vt:lpwstr>http://ihe.net/Profiles/</vt:lpwstr>
      </vt:variant>
      <vt:variant>
        <vt:lpwstr/>
      </vt:variant>
      <vt:variant>
        <vt:i4>3670096</vt:i4>
      </vt:variant>
      <vt:variant>
        <vt:i4>27</vt:i4>
      </vt:variant>
      <vt:variant>
        <vt:i4>0</vt:i4>
      </vt:variant>
      <vt:variant>
        <vt:i4>5</vt:i4>
      </vt:variant>
      <vt:variant>
        <vt:lpwstr>http://ihe.net/IHE_Process/</vt:lpwstr>
      </vt:variant>
      <vt:variant>
        <vt:lpwstr/>
      </vt:variant>
      <vt:variant>
        <vt:i4>3080199</vt:i4>
      </vt:variant>
      <vt:variant>
        <vt:i4>24</vt:i4>
      </vt:variant>
      <vt:variant>
        <vt:i4>0</vt:i4>
      </vt:variant>
      <vt:variant>
        <vt:i4>5</vt:i4>
      </vt:variant>
      <vt:variant>
        <vt:lpwstr>../../../../AppData/Roaming/Microsoft/Word/ihe.net/IHE_Domains/</vt:lpwstr>
      </vt:variant>
      <vt:variant>
        <vt:lpwstr/>
      </vt:variant>
      <vt:variant>
        <vt:i4>3997811</vt:i4>
      </vt:variant>
      <vt:variant>
        <vt:i4>21</vt:i4>
      </vt:variant>
      <vt:variant>
        <vt:i4>0</vt:i4>
      </vt:variant>
      <vt:variant>
        <vt:i4>5</vt:i4>
      </vt:variant>
      <vt:variant>
        <vt:lpwstr>http://www.ihe.net/</vt:lpwstr>
      </vt:variant>
      <vt:variant>
        <vt:lpwstr/>
      </vt:variant>
      <vt:variant>
        <vt:i4>4063322</vt:i4>
      </vt:variant>
      <vt:variant>
        <vt:i4>18</vt:i4>
      </vt:variant>
      <vt:variant>
        <vt:i4>0</vt:i4>
      </vt:variant>
      <vt:variant>
        <vt:i4>5</vt:i4>
      </vt:variant>
      <vt:variant>
        <vt:lpwstr>http://www.ihe.net/Public_Comment/</vt:lpwstr>
      </vt:variant>
      <vt:variant>
        <vt:lpwstr>domainname</vt:lpwstr>
      </vt:variant>
      <vt:variant>
        <vt:i4>4063322</vt:i4>
      </vt:variant>
      <vt:variant>
        <vt:i4>15</vt:i4>
      </vt:variant>
      <vt:variant>
        <vt:i4>0</vt:i4>
      </vt:variant>
      <vt:variant>
        <vt:i4>5</vt:i4>
      </vt:variant>
      <vt:variant>
        <vt:lpwstr>http://www.ihe.net/Public_Comment/</vt:lpwstr>
      </vt:variant>
      <vt:variant>
        <vt:lpwstr>domainname</vt:lpwstr>
      </vt:variant>
      <vt:variant>
        <vt:i4>1048652</vt:i4>
      </vt:variant>
      <vt:variant>
        <vt:i4>12</vt:i4>
      </vt:variant>
      <vt:variant>
        <vt:i4>0</vt:i4>
      </vt:variant>
      <vt:variant>
        <vt:i4>5</vt:i4>
      </vt:variant>
      <vt:variant>
        <vt:lpwstr>http://wiki.ihe.net/index.php?title=National_Extensions_Process</vt:lpwstr>
      </vt:variant>
      <vt:variant>
        <vt:lpwstr/>
      </vt:variant>
      <vt:variant>
        <vt:i4>5111822</vt:i4>
      </vt:variant>
      <vt:variant>
        <vt:i4>9</vt:i4>
      </vt:variant>
      <vt:variant>
        <vt:i4>0</vt:i4>
      </vt:variant>
      <vt:variant>
        <vt:i4>5</vt:i4>
      </vt:variant>
      <vt:variant>
        <vt:lpwstr>http://wiki.ihe.net/index.php?title=Process</vt:lpwstr>
      </vt:variant>
      <vt:variant>
        <vt:lpwstr>Technical_Framework_Development</vt:lpwstr>
      </vt:variant>
      <vt:variant>
        <vt:i4>4259856</vt:i4>
      </vt:variant>
      <vt:variant>
        <vt:i4>6</vt:i4>
      </vt:variant>
      <vt:variant>
        <vt:i4>0</vt:i4>
      </vt:variant>
      <vt:variant>
        <vt:i4>5</vt:i4>
      </vt:variant>
      <vt:variant>
        <vt:lpwstr>http://wiki.ihe.net/index.php?title=Writing_Technical_Frameworks_and_Supplements</vt:lpwstr>
      </vt:variant>
      <vt:variant>
        <vt:lpwstr/>
      </vt:variant>
      <vt:variant>
        <vt:i4>5898336</vt:i4>
      </vt:variant>
      <vt:variant>
        <vt:i4>3</vt:i4>
      </vt:variant>
      <vt:variant>
        <vt:i4>0</vt:i4>
      </vt:variant>
      <vt:variant>
        <vt:i4>5</vt:i4>
      </vt:variant>
      <vt:variant>
        <vt:lpwstr>http://ihe.net/Public_Comment/</vt:lpwstr>
      </vt:variant>
      <vt:variant>
        <vt:lpwstr/>
      </vt:variant>
      <vt:variant>
        <vt:i4>131126</vt:i4>
      </vt:variant>
      <vt:variant>
        <vt:i4>0</vt:i4>
      </vt:variant>
      <vt:variant>
        <vt:i4>0</vt:i4>
      </vt:variant>
      <vt:variant>
        <vt:i4>5</vt:i4>
      </vt:variant>
      <vt:variant>
        <vt:lpwstr>http://ihe.net/Technical_Frameworks/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IHE_DEV_Suppl_PCMC_Rev1-0_PC_2026-07-16</dc:title>
  <dc:subject>IHE DEV PCMC Supplement</dc:subject>
  <dc:creator>IHE Devices Technical Committee</dc:creator>
  <cp:keywords>IHE Devices Supplement</cp:keywords>
  <cp:lastModifiedBy>Druckenmueller, Marc</cp:lastModifiedBy>
  <cp:revision>1076</cp:revision>
  <cp:lastPrinted>2026-05-14T16:18:00Z</cp:lastPrinted>
  <dcterms:created xsi:type="dcterms:W3CDTF">2021-07-15T15:08:00Z</dcterms:created>
  <dcterms:modified xsi:type="dcterms:W3CDTF">2026-08-07T12:29:00Z</dcterms:modified>
  <cp:category>IHE Supplement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0x0101009C4782EFF33F6146957E7403F979ECDB</vt:lpwstr>
  </property>
  <property fmtid="{D5CDD505-2E9C-101B-9397-08002B2CF9AE}" pid="3" name="MediaServiceImageTags">
    <vt:lpwstr/>
  </property>
</Properties>
</file>